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2CC" w:themeColor="accent4" w:themeTint="33"/>
  <w:body>
    <w:p w14:paraId="53588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312" w:afterLines="100" w:line="240" w:lineRule="auto"/>
        <w:ind w:left="0" w:leftChars="0" w:right="0" w:rightChars="0" w:firstLine="0" w:firstLineChars="0"/>
        <w:jc w:val="both"/>
        <w:textAlignment w:val="auto"/>
        <w:outlineLvl w:val="9"/>
      </w:pPr>
      <w:r>
        <w:rPr>
          <w:rFonts w:hint="eastAsia" w:eastAsia="宋体"/>
          <w:lang w:eastAsia="zh-CN"/>
        </w:rPr>
        <w:pict>
          <v:shape id="_x0000_s2050" o:spid="_x0000_s2050" o:spt="75" alt="未标题-2" type="#_x0000_t75" style="position:absolute;left:0pt;margin-left:-437.2pt;margin-top:-72.45pt;height:819.4pt;width:579.25pt;z-index:-251649024;mso-width-relative:page;mso-height-relative:page;" filled="f" o:preferrelative="t" stroked="f" coordsize="21600,21600">
            <v:path/>
            <v:fill on="f" focussize="0,0"/>
            <v:stroke on="f"/>
            <v:imagedata r:id="rId16" o:title="未标题-2"/>
            <o:lock v:ext="edit" aspectratio="t"/>
          </v:shape>
        </w:pict>
      </w:r>
      <w:r>
        <w:pict>
          <v:shape id="_x0000_s2051" o:spid="_x0000_s2051" o:spt="202" type="#_x0000_t202" style="position:absolute;left:0pt;margin-left:-264.75pt;margin-top:126.8pt;height:194.95pt;width:378.75pt;z-index:251666432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61287E19">
                  <w:pPr>
                    <w:jc w:val="right"/>
                    <w:rPr>
                      <w:rFonts w:hint="eastAsia"/>
                      <w:color w:val="800080"/>
                      <w:sz w:val="80"/>
                      <w:lang w:val="zh-CN"/>
                    </w:rPr>
                  </w:pPr>
                  <w:bookmarkStart w:id="4" w:name="_Title#2688646731"/>
                  <w:r>
                    <w:rPr>
                      <w:rFonts w:hint="eastAsia"/>
                      <w:color w:val="800080"/>
                      <w:sz w:val="80"/>
                      <w:lang w:val="zh-CN"/>
                    </w:rPr>
                    <w:t>[</w:t>
                  </w:r>
                  <w:r>
                    <w:rPr>
                      <w:rFonts w:hint="eastAsia"/>
                      <w:color w:val="800080"/>
                      <w:sz w:val="80"/>
                      <w:lang w:val="en-US" w:eastAsia="zh-CN"/>
                    </w:rPr>
                    <w:t>这是</w:t>
                  </w:r>
                  <w:r>
                    <w:rPr>
                      <w:rFonts w:hint="eastAsia"/>
                      <w:color w:val="800080"/>
                      <w:sz w:val="80"/>
                      <w:lang w:val="zh-CN"/>
                    </w:rPr>
                    <w:t>文档标题]</w:t>
                  </w:r>
                  <w:bookmarkEnd w:id="4"/>
                </w:p>
                <w:p w14:paraId="25D48946">
                  <w:pPr>
                    <w:jc w:val="right"/>
                    <w:rPr>
                      <w:rFonts w:hint="eastAsia"/>
                      <w:color w:val="800080"/>
                      <w:sz w:val="80"/>
                      <w:lang w:val="zh-CN"/>
                    </w:rPr>
                  </w:pPr>
                  <w:bookmarkStart w:id="5" w:name="_Subtitle#2940527000"/>
                  <w:r>
                    <w:rPr>
                      <w:rFonts w:hint="eastAsia"/>
                      <w:color w:val="800080"/>
                      <w:sz w:val="40"/>
                      <w:lang w:val="zh-CN"/>
                    </w:rPr>
                    <w:t>[</w:t>
                  </w:r>
                  <w:r>
                    <w:rPr>
                      <w:rFonts w:hint="eastAsia"/>
                      <w:color w:val="800080"/>
                      <w:sz w:val="40"/>
                      <w:lang w:val="en-US" w:eastAsia="zh-CN"/>
                    </w:rPr>
                    <w:t>这是封面</w:t>
                  </w:r>
                  <w:r>
                    <w:rPr>
                      <w:rFonts w:hint="eastAsia"/>
                      <w:color w:val="800080"/>
                      <w:sz w:val="40"/>
                      <w:lang w:val="zh-CN"/>
                    </w:rPr>
                    <w:t>]</w:t>
                  </w:r>
                  <w:bookmarkEnd w:id="5"/>
                </w:p>
              </w:txbxContent>
            </v:textbox>
          </v:shape>
        </w:pict>
      </w:r>
      <w:r>
        <w:pict>
          <v:rect id="_x0000_s2052" o:spid="_x0000_s2052" o:spt="1" style="position:absolute;left:0pt;margin-left:0pt;margin-top:0pt;height:144pt;width:144pt;mso-wrap-distance-bottom:0pt;mso-wrap-distance-left:9pt;mso-wrap-distance-right:9pt;mso-wrap-distance-top:0pt;mso-wrap-style:none;z-index:251668480;mso-width-relative:page;mso-height-relative:page;" coordsize="21600,21600">
            <v:path/>
            <v:fill focussize="0,0"/>
            <v:stroke/>
            <v:imagedata o:title=""/>
            <o:lock v:ext="edit" grouping="f" rotation="f" text="f" aspectratio="f"/>
            <v:textbox style="mso-fit-shape-to-text:t;">
              <w:txbxContent>
                <w:p w14:paraId="1BA4814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312" w:afterLines="100" w:line="240" w:lineRule="auto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</w:pPr>
                  <w:r>
                    <w:rPr>
                      <w:rFonts w:hint="eastAsia"/>
                      <w:b/>
                      <w:bCs/>
                      <w:color w:val="800080"/>
                      <w:sz w:val="56"/>
                      <w:szCs w:val="52"/>
                      <w:lang w:val="en-US" w:eastAsia="zh-CN"/>
                    </w:rPr>
                    <w:t xml:space="preserve">LOGO </w:t>
                  </w:r>
                  <w:r>
                    <w:rPr>
                      <w:rFonts w:hint="eastAsia"/>
                      <w:color w:val="800080"/>
                      <w:sz w:val="56"/>
                      <w:szCs w:val="52"/>
                      <w:lang w:val="en-US" w:eastAsia="zh-CN"/>
                    </w:rPr>
                    <w:t xml:space="preserve">- </w:t>
                  </w:r>
                  <w:bookmarkStart w:id="6" w:name="_Company#582980264"/>
                  <w:r>
                    <w:rPr>
                      <w:rFonts w:hint="eastAsia"/>
                      <w:color w:val="800080"/>
                      <w:sz w:val="56"/>
                      <w:szCs w:val="52"/>
                      <w:lang w:val="en-US" w:eastAsia="zh-CN"/>
                    </w:rPr>
                    <w:t>[请输入公司名称]</w:t>
                  </w:r>
                  <w:bookmarkEnd w:id="6"/>
                </w:p>
              </w:txbxContent>
            </v:textbox>
            <w10:wrap type="square"/>
          </v:rect>
        </w:pict>
      </w:r>
    </w:p>
    <w:p w14:paraId="61DF9B8F">
      <w:pPr>
        <w:pStyle w:val="2"/>
        <w:rPr>
          <w:rFonts w:hint="eastAsia"/>
        </w:rPr>
        <w:sectPr>
          <w:headerReference r:id="rId3" w:type="default"/>
          <w:footerReference r:id="rId4" w:type="default"/>
          <w:pgSz w:w="11910" w:h="16840"/>
          <w:pgMar w:top="1440" w:right="1800" w:bottom="1440" w:left="1800" w:header="0" w:footer="1413" w:gutter="0"/>
          <w:cols w:space="425" w:num="1"/>
        </w:sectPr>
      </w:pPr>
    </w:p>
    <w:p w14:paraId="1CE73A35">
      <w:pPr>
        <w:pStyle w:val="2"/>
      </w:pPr>
      <w:r>
        <w:rPr>
          <w:rFonts w:hint="eastAsia"/>
        </w:rPr>
        <w:t>招商局公路网络科技控股股份有限公司京津塘高速分公司</w:t>
      </w:r>
    </w:p>
    <w:p w14:paraId="11AA132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高速公路运营管理标准化</w:t>
      </w:r>
    </w:p>
    <w:p w14:paraId="48B8AE3E">
      <w:pPr>
        <w:pStyle w:val="2"/>
      </w:pPr>
      <w:bookmarkStart w:id="0" w:name="_Toc20717"/>
      <w:r>
        <w:rPr>
          <w:rFonts w:hint="eastAsia"/>
        </w:rPr>
        <w:t>机电设备维护管理办法</w:t>
      </w:r>
      <w:bookmarkEnd w:id="0"/>
    </w:p>
    <w:p w14:paraId="7DAA7DCD">
      <w:pPr>
        <w:jc w:val="center"/>
        <w:rPr>
          <w:rFonts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(202</w:t>
      </w:r>
      <w:del w:id="4" w:author="孙凯" w:date="2025-04-16T10:35:39Z">
        <w:r>
          <w:rPr>
            <w:rFonts w:hint="default" w:ascii="黑体" w:hAnsi="黑体" w:eastAsia="黑体" w:cs="黑体"/>
            <w:color w:val="000000" w:themeColor="text1"/>
            <w:sz w:val="28"/>
            <w:szCs w:val="28"/>
            <w:lang w:val="en-US"/>
            <w14:textFill>
              <w14:solidFill>
                <w14:schemeClr w14:val="tx1"/>
              </w14:solidFill>
            </w14:textFill>
          </w:rPr>
          <w:delText>1</w:delText>
        </w:r>
      </w:del>
      <w:ins w:id="5" w:author="孙凯" w:date="2025-04-16T10:35:39Z">
        <w:r>
          <w:rPr>
            <w:rFonts w:hint="eastAsia" w:ascii="黑体" w:hAnsi="黑体" w:eastAsia="黑体" w:cs="黑体"/>
            <w:color w:val="000000" w:themeColor="text1"/>
            <w:sz w:val="28"/>
            <w:szCs w:val="28"/>
            <w:lang w:val="en-US" w:eastAsia="zh-CN"/>
            <w14:textFill>
              <w14:solidFill>
                <w14:schemeClr w14:val="tx1"/>
              </w14:solidFill>
            </w14:textFill>
          </w:rPr>
          <w:t>5</w:t>
        </w:r>
      </w:ins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年</w:t>
      </w:r>
      <w:del w:id="6" w:author="孙凯" w:date="2025-04-16T10:35:37Z">
        <w:r>
          <w:rPr>
            <w:rFonts w:hint="default" w:ascii="黑体" w:hAnsi="黑体" w:eastAsia="黑体" w:cs="黑体"/>
            <w:color w:val="000000" w:themeColor="text1"/>
            <w:sz w:val="28"/>
            <w:szCs w:val="28"/>
            <w:lang w:val="en-US"/>
            <w14:textFill>
              <w14:solidFill>
                <w14:schemeClr w14:val="tx1"/>
              </w14:solidFill>
            </w14:textFill>
          </w:rPr>
          <w:delText>1</w:delText>
        </w:r>
      </w:del>
      <w:ins w:id="7" w:author="孙凯" w:date="2025-04-16T10:35:37Z">
        <w:r>
          <w:rPr>
            <w:rFonts w:hint="eastAsia" w:ascii="黑体" w:hAnsi="黑体" w:eastAsia="黑体" w:cs="黑体"/>
            <w:color w:val="000000" w:themeColor="text1"/>
            <w:sz w:val="28"/>
            <w:szCs w:val="28"/>
            <w:lang w:val="en-US" w:eastAsia="zh-CN"/>
            <w14:textFill>
              <w14:solidFill>
                <w14:schemeClr w14:val="tx1"/>
              </w14:solidFill>
            </w14:textFill>
          </w:rPr>
          <w:t>4</w:t>
        </w:r>
      </w:ins>
      <w:del w:id="8" w:author="孙凯" w:date="2024-02-29T16:29:00Z">
        <w:r>
          <w:rPr>
            <w:rFonts w:hint="eastAsia" w:ascii="黑体" w:hAnsi="黑体" w:eastAsia="黑体" w:cs="黑体"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delText>1</w:delText>
        </w:r>
      </w:del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月</w:t>
      </w:r>
      <w:del w:id="9" w:author="孙凯" w:date="2024-02-29T16:30:00Z">
        <w:r>
          <w:rPr>
            <w:rFonts w:hint="eastAsia" w:ascii="黑体" w:hAnsi="黑体" w:eastAsia="黑体" w:cs="黑体"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delText>制定</w:delText>
        </w:r>
      </w:del>
      <w:ins w:id="10" w:author="孙凯" w:date="2024-02-29T16:30:00Z">
        <w:r>
          <w:rPr>
            <w:rFonts w:hint="eastAsia" w:ascii="黑体" w:hAnsi="黑体" w:eastAsia="黑体" w:cs="黑体"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t>修订</w:t>
        </w:r>
      </w:ins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</w:p>
    <w:p w14:paraId="1D80CB07">
      <w:pPr>
        <w:rPr>
          <w:rFonts w:ascii="宋体" w:hAnsi="宋体" w:cs="宋体"/>
          <w:sz w:val="28"/>
          <w:szCs w:val="28"/>
        </w:rPr>
      </w:pPr>
      <w:bookmarkStart w:id="1" w:name="_Toc17833"/>
      <w:bookmarkStart w:id="2" w:name="_Toc19"/>
    </w:p>
    <w:p w14:paraId="298BA54E">
      <w:pPr>
        <w:jc w:val="center"/>
        <w:rPr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第一章  总  则</w:t>
      </w:r>
    </w:p>
    <w:bookmarkEnd w:id="1"/>
    <w:bookmarkEnd w:id="2"/>
    <w:p w14:paraId="07575379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C66727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第一条    为加强设备的管理，安全、合理、有效的发挥机电设备效能，使机电设备处于良好的工作状态，以保证设备的长周期、安全稳定运行，制定本办法。</w:t>
      </w:r>
    </w:p>
    <w:p w14:paraId="19993929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第二条    本办法适用于公司各部门、收费所的收费系统、监控系统、通信系统、供配电系统的维护事项，相关部门巡检记录、故障报修均通过“招路通”中的“养护管理”模块</w:t>
      </w:r>
      <w:ins w:id="11" w:author="广旭 周" w:date="2024-02-28T09:10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、智管专家系统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进行填报。</w:t>
      </w:r>
    </w:p>
    <w:p w14:paraId="02C1D99E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第三条    系统定义</w:t>
      </w:r>
    </w:p>
    <w:p w14:paraId="4B83AC27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（一）收费系统</w:t>
      </w:r>
    </w:p>
    <w:p w14:paraId="23E6BB11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收费系统包括</w:t>
      </w:r>
      <w:ins w:id="12" w:author="广旭 周" w:date="2024-02-29T09:57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（但不限于）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收费系统服务器、管理工作站、路由器、交换机、打印机、监视器、硬盘录像机等；车道上的车道控制器、工控机、显示器、专用键盘、读卡器、打印机、岗亭摄像机、车道摄像机、费额显示器、雨棚灯、车道通行灯、黄闪报警器、自动栏杆、手动栏杆、车检器及线圈、对讲机、车牌识别、计重称台、光幕、计重仪表、ETC 天线、RSU、OBU、自助发卡机、手持机、门架机柜、门架闪光灯、门架车牌识别、门架天线等；收费广场摄像机（入口、出口广场、所区）等设备。</w:t>
      </w:r>
    </w:p>
    <w:p w14:paraId="133467F8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（二）监控系统</w:t>
      </w:r>
    </w:p>
    <w:p w14:paraId="79207DA4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监控系统设备包括</w:t>
      </w:r>
      <w:ins w:id="13" w:author="广旭 周" w:date="2024-02-29T09:57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（但不限于）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室内设备与外场设备两大部分。室内设备主要指服务器、工作站、路由器、交换机、监视器等。外场设备主要指可变情报板、道路摄像机、通信管道等。</w:t>
      </w:r>
    </w:p>
    <w:p w14:paraId="1232A9F6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（三）通信系统</w:t>
      </w:r>
    </w:p>
    <w:p w14:paraId="7D53EEFE">
      <w:pPr>
        <w:widowControl w:val="0"/>
        <w:snapToGrid w:val="0"/>
        <w:spacing w:line="360" w:lineRule="auto"/>
        <w:ind w:firstLine="480" w:firstLineChars="200"/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pgSz w:w="11910" w:h="16840"/>
          <w:pgMar w:top="1440" w:right="1800" w:bottom="1440" w:left="1800" w:header="0" w:footer="993" w:gutter="0"/>
          <w:cols w:equalWidth="0" w:num="2">
            <w:col w:w="3942" w:space="425"/>
            <w:col w:w="3942"/>
          </w:cols>
        </w:sectPr>
      </w:pPr>
    </w:p>
    <w:p w14:paraId="7595B62A">
      <w:pPr>
        <w:widowControl w:val="0"/>
        <w:snapToGrid w:val="0"/>
        <w:spacing w:line="360" w:lineRule="auto"/>
        <w:ind w:firstLine="480" w:firstLineChars="200"/>
        <w:rPr>
          <w:rFonts w:hAnsi="Cambria Math" w:cs="宋体"/>
          <w:bCs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通信系统设备主要</w:t>
      </w:r>
      <w:ins w:id="14" w:author="广旭 周" w:date="2024-02-29T09:58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包括（但不限于）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网管系统、PTN传输系统、程控交换机、通信电源、光电缆等。</w:t>
      </w:r>
      <m:oMath>
        <m:sSup>
          <m:sSupPr>
            <m:ctrlPr>
              <w:rPr>
                <w:rFonts w:ascii="Cambria Math" w:hAnsi="Cambria Math" w:cs="宋体"/>
                <w:bCs/>
                <w:i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d>
              <m:dPr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r>
                  <m:rPr/>
                  <w:rPr>
                    <w:rFonts w:ascii="Cambria Math" w:hAnsi="Cambria Math" w:cs="宋体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m:t>x+a</m:t>
                </m:r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ctrlPr>
              <w:rPr>
                <w:rFonts w:ascii="Cambria Math" w:hAnsi="Cambria Math" w:cs="宋体"/>
                <w:bCs/>
                <w:i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ascii="Cambria Math" w:hAnsi="Cambria Math" w:cs="宋体"/>
                <w:bCs/>
                <w:i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 w:cs="宋体"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m:t>=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 w:cs="宋体"/>
                <w:bCs/>
                <w:i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naryPr>
          <m:sub>
            <m:r>
              <m:rPr/>
              <w:rPr>
                <w:rFonts w:ascii="Cambria Math" w:hAnsi="Cambria Math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m:t>k=0</m:t>
            </m:r>
            <m:ctrlPr>
              <w:rPr>
                <w:rFonts w:ascii="Cambria Math" w:hAnsi="Cambria Math" w:cs="宋体"/>
                <w:bCs/>
                <w:i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sub>
          <m:sup>
            <m:r>
              <m:rPr/>
              <w:rPr>
                <w:rFonts w:ascii="Cambria Math" w:hAnsi="Cambria Math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ascii="Cambria Math" w:hAnsi="Cambria Math" w:cs="宋体"/>
                <w:bCs/>
                <w:i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sup>
          <m:e>
            <m:d>
              <m:dPr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宋体"/>
                        <w:bCs/>
                        <w:i/>
                        <w:color w:val="000000" w:themeColor="text1"/>
                        <w:sz w:val="24"/>
                        <w:szCs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宋体"/>
                        <w:color w:val="000000" w:themeColor="text1"/>
                        <w:sz w:val="24"/>
                        <w:szCs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n</m:t>
                    </m:r>
                    <m:ctrlPr>
                      <w:rPr>
                        <w:rFonts w:ascii="Cambria Math" w:hAnsi="Cambria Math" w:cs="宋体"/>
                        <w:bCs/>
                        <w:i/>
                        <w:color w:val="000000" w:themeColor="text1"/>
                        <w:sz w:val="24"/>
                        <w:szCs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宋体"/>
                        <w:color w:val="000000" w:themeColor="text1"/>
                        <w:sz w:val="24"/>
                        <w:szCs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k</m:t>
                    </m:r>
                    <m:ctrlPr>
                      <w:rPr>
                        <w:rFonts w:ascii="Cambria Math" w:hAnsi="Cambria Math" w:cs="宋体"/>
                        <w:bCs/>
                        <w:i/>
                        <w:color w:val="000000" w:themeColor="text1"/>
                        <w:sz w:val="24"/>
                        <w:szCs w:val="24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d>
            <m:sSup>
              <m:sSupPr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m:t>k</m:t>
                </m:r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sSup>
              <m:sSupPr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/>
                  <w:rPr>
                    <w:rFonts w:ascii="Cambria Math" w:hAnsi="Cambria Math" w:cs="宋体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m:t>a</m:t>
                </m:r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/>
                  <w:rPr>
                    <w:rFonts w:ascii="Cambria Math" w:hAnsi="Cambria Math" w:cs="宋体"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  <m:t>n−k</m:t>
                </m:r>
                <m:ctrlPr>
                  <w:rPr>
                    <w:rFonts w:ascii="Cambria Math" w:hAnsi="Cambria Math" w:cs="宋体"/>
                    <w:bCs/>
                    <w:i/>
                    <w:color w:val="000000" w:themeColor="text1"/>
                    <w:sz w:val="24"/>
                    <w:szCs w:val="24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ctrlPr>
              <w:rPr>
                <w:rFonts w:ascii="Cambria Math" w:hAnsi="Cambria Math" w:cs="宋体"/>
                <w:bCs/>
                <w:i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m:ctrlPr>
          </m:e>
        </m:nary>
      </m:oMath>
    </w:p>
    <w:p w14:paraId="656B804E">
      <w:pPr>
        <w:widowControl w:val="0"/>
        <w:snapToGrid w:val="0"/>
        <w:spacing w:line="360" w:lineRule="auto"/>
        <w:ind w:firstLine="480" w:firstLineChars="200"/>
        <w:rPr>
          <w:rFonts w:hAnsi="Cambria Math" w:cs="宋体"/>
          <w:bCs/>
          <w:i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m:oMathPara>
        <m:oMath>
          <m:sSup>
            <m:sSupPr>
              <m:ctrlPr>
                <w:rPr>
                  <w:rFonts w:ascii="Cambria Math" w:hAnsi="Cambria Math" w:cs="宋体"/>
                  <w:bCs/>
                  <w:i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宋体"/>
                      <w:bCs/>
                      <w:i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Pr>
                <m:e>
                  <m:r>
                    <m:rPr/>
                    <w:rPr>
                      <w:rFonts w:ascii="Cambria Math" w:hAnsi="Cambria Math" w:cs="宋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1+x</m:t>
                  </m:r>
                  <m:ctrlPr>
                    <w:rPr>
                      <w:rFonts w:ascii="Cambria Math" w:hAnsi="Cambria Math" w:cs="宋体"/>
                      <w:bCs/>
                      <w:i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d>
              <m:ctrlPr>
                <w:rPr>
                  <w:rFonts w:ascii="Cambria Math" w:hAnsi="Cambria Math" w:cs="宋体"/>
                  <w:bCs/>
                  <w:i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p>
              <m:r>
                <m:rPr/>
                <w:rPr>
                  <w:rFonts w:ascii="Cambria Math" w:hAnsi="Cambria Math" w:cs="宋体"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  <m:t>n</m:t>
              </m:r>
              <m:ctrlPr>
                <w:rPr>
                  <w:rFonts w:ascii="Cambria Math" w:hAnsi="Cambria Math" w:cs="宋体"/>
                  <w:bCs/>
                  <w:i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p>
          <m:r>
            <m:rPr/>
            <w:rPr>
              <w:rFonts w:ascii="Cambria Math" w:hAnsi="Cambria Math" w:cs="宋体"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  <m:t>=1+</m:t>
          </m:r>
          <m:f>
            <m:fPr>
              <m:ctrlPr>
                <w:rPr>
                  <w:rFonts w:ascii="Cambria Math" w:hAnsi="Cambria Math" w:cs="宋体"/>
                  <w:bCs/>
                  <w:i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cs="宋体"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  <m:t>nx</m:t>
              </m:r>
              <m:ctrlPr>
                <w:rPr>
                  <w:rFonts w:ascii="Cambria Math" w:hAnsi="Cambria Math" w:cs="宋体"/>
                  <w:bCs/>
                  <w:i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="宋体"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  <m:t>1!</m:t>
              </m:r>
              <m:ctrlPr>
                <w:rPr>
                  <w:rFonts w:ascii="Cambria Math" w:hAnsi="Cambria Math" w:cs="宋体"/>
                  <w:bCs/>
                  <w:i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 w:cs="宋体"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  <m:t>+</m:t>
          </m:r>
          <m:f>
            <m:fPr>
              <m:ctrlPr>
                <w:rPr>
                  <w:rFonts w:ascii="Cambria Math" w:hAnsi="Cambria Math" w:cs="宋体"/>
                  <w:bCs/>
                  <w:i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cs="宋体"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  <m:t>n</m:t>
              </m:r>
              <m:d>
                <m:dPr>
                  <m:ctrlPr>
                    <w:rPr>
                      <w:rFonts w:ascii="Cambria Math" w:hAnsi="Cambria Math" w:cs="宋体"/>
                      <w:bCs/>
                      <w:i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Pr>
                <m:e>
                  <m:r>
                    <m:rPr/>
                    <w:rPr>
                      <w:rFonts w:ascii="Cambria Math" w:hAnsi="Cambria Math" w:cs="宋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n−1</m:t>
                  </m:r>
                  <m:ctrlPr>
                    <w:rPr>
                      <w:rFonts w:ascii="Cambria Math" w:hAnsi="Cambria Math" w:cs="宋体"/>
                      <w:bCs/>
                      <w:i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d>
              <m:sSup>
                <m:sSupPr>
                  <m:ctrlPr>
                    <w:rPr>
                      <w:rFonts w:ascii="Cambria Math" w:hAnsi="Cambria Math" w:cs="宋体"/>
                      <w:bCs/>
                      <w:i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/>
                    <w:rPr>
                      <w:rFonts w:ascii="Cambria Math" w:hAnsi="Cambria Math" w:cs="宋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x</m:t>
                  </m:r>
                  <m:ctrlPr>
                    <w:rPr>
                      <w:rFonts w:ascii="Cambria Math" w:hAnsi="Cambria Math" w:cs="宋体"/>
                      <w:bCs/>
                      <w:i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/>
                    <w:rPr>
                      <w:rFonts w:ascii="Cambria Math" w:hAnsi="Cambria Math" w:cs="宋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cs="宋体"/>
                      <w:bCs/>
                      <w:i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  <m:ctrlPr>
                <w:rPr>
                  <w:rFonts w:ascii="Cambria Math" w:hAnsi="Cambria Math" w:cs="宋体"/>
                  <w:bCs/>
                  <w:i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="宋体"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  <m:t>2!</m:t>
              </m:r>
              <m:ctrlPr>
                <w:rPr>
                  <w:rFonts w:ascii="Cambria Math" w:hAnsi="Cambria Math" w:cs="宋体"/>
                  <w:bCs/>
                  <w:i/>
                  <w:color w:val="000000" w:themeColor="text1"/>
                  <w:sz w:val="24"/>
                  <w:szCs w:val="24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 w:cs="宋体"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  <m:t>+…</m:t>
          </m:r>
        </m:oMath>
      </m:oMathPara>
    </w:p>
    <w:p w14:paraId="4BEC55C3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（四）供配电</w:t>
      </w:r>
      <w:ins w:id="15" w:author="机电室" w:date="2025-04-18T10:27:43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及</w:t>
        </w:r>
      </w:ins>
      <w:ins w:id="16" w:author="机电室" w:date="2025-04-18T10:27:45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照明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</w:t>
      </w:r>
    </w:p>
    <w:p w14:paraId="7A31A9F6">
      <w:pPr>
        <w:widowControl w:val="0"/>
        <w:snapToGrid w:val="0"/>
        <w:spacing w:line="360" w:lineRule="auto"/>
        <w:ind w:firstLine="480" w:firstLineChars="200"/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供配电系统主要包含</w:t>
      </w:r>
      <w:ins w:id="17" w:author="广旭 周" w:date="2024-02-29T09:58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（但不限于）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以下组成部分：高压配电（高压进线柜、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2978150</wp:posOffset>
                </wp:positionH>
                <wp:positionV relativeFrom="paragraph">
                  <wp:posOffset>280670</wp:posOffset>
                </wp:positionV>
                <wp:extent cx="2374900" cy="1079500"/>
                <wp:effectExtent l="6350" t="6350" r="6350" b="6350"/>
                <wp:wrapNone/>
                <wp:docPr id="10" name="剪去对角的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95750" y="1786890"/>
                          <a:ext cx="2374900" cy="1079500"/>
                        </a:xfrm>
                        <a:prstGeom prst="snip2Diag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8DB9E">
                            <w:pPr>
                              <w:jc w:val="center"/>
                              <w:rPr>
                                <w:rFonts w:hint="default" w:eastAsia="宋体"/>
                                <w:sz w:val="44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0"/>
                                <w:lang w:val="en-US" w:eastAsia="zh-CN"/>
                              </w:rPr>
                              <w:t>无边框的切角矩形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34.5pt;margin-top:22.1pt;height:85pt;width:187pt;z-index:251661312;v-text-anchor:middle;mso-width-relative:page;mso-height-relative:page;" fillcolor="#5B9BD5 [3204]" filled="t" stroked="f" coordsize="2374900,1079500" o:gfxdata="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Ym0j2dkAAAAKAQAADwAAAAAAAAABACAAAAAiAAAAZHJzL2Rvd25yZXYueG1s&#10;UEsBAhQAFAAAAAgAh07iQBYIagBpAgAAkQQAAA4AAAAAAAAAAQAgAAAAKAEAAGRycy9lMm9Eb2Mu&#10;eG1sUEsFBgAAAAAGAAYAWQEAAAMGAAAAAA==&#10;" path="m0,0l2194979,0,2374900,179920,2374900,1079500,2374900,1079500,179920,1079500,0,899579,0,0xe">
                <v:path textboxrect="0,0,2374900,1079500" o:connectlocs="2374900,539750;1187450,1079500;0,539750;1187450,0" o:connectangles="0,82,164,247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E08DB9E">
                      <w:pPr>
                        <w:jc w:val="center"/>
                        <w:rPr>
                          <w:rFonts w:hint="default" w:eastAsia="宋体"/>
                          <w:sz w:val="44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0"/>
                          <w:lang w:val="en-US" w:eastAsia="zh-CN"/>
                        </w:rPr>
                        <w:t>无边框的切角矩形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源总屏柜、电源计量柜、避雷，变压器等组成）、低压配电（低压母线、低压断路器（低压自动开关）、低压配电屏、无功功率补偿装置、低压线路、动力系统、照明系统等设备）、备用电源（备用电源由不间断供电系统、柴油发电机组组成）等。</w:t>
      </w:r>
    </w:p>
    <w:p w14:paraId="765BB488">
      <w:pPr>
        <w:widowControl w:val="0"/>
        <w:snapToGrid w:val="0"/>
        <w:spacing w:line="360" w:lineRule="auto"/>
        <w:ind w:firstLine="480" w:firstLineChars="200"/>
        <w:rPr>
          <w:ins w:id="18" w:author="广旭 周" w:date="2024-02-29T09:58:00Z"/>
          <w:rFonts w:hint="eastAsia" w:ascii="宋体" w:hAnsi="宋体" w:eastAsia="宋体" w:cs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特殊符号：</w:t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㎏㎜＆</w:t>
      </w:r>
      <w:r>
        <w:rPr>
          <w:rFonts w:hint="default" w:ascii="Arial" w:hAnsi="Arial" w:eastAsia="宋体" w:cs="Arial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§</w:t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≦</w:t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ym w:font="Wingdings 2" w:char="0052"/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ym w:font="Wingdings 2" w:char="00A3"/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ym w:font="Wingdings 2" w:char="0052"/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＆㎏</w:t>
      </w:r>
      <w:r>
        <w:rPr>
          <w:rFonts w:hint="default" w:ascii="Arial" w:hAnsi="Arial" w:eastAsia="宋体" w:cs="Arial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≠¥№</w:t>
      </w:r>
      <w:r>
        <w:rPr>
          <w:rFonts w:hint="default" w:ascii="Calibri" w:hAnsi="Calibri" w:eastAsia="宋体" w:cs="Calibri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PingFang SC" w:hAnsi="PingFang SC" w:eastAsia="PingFang SC" w:cs="PingFang SC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▓♀『』♂★☆⒇⒆⒗⒘⒙∮</w:t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™®§®©</w:t>
      </w:r>
      <w:r>
        <w:rPr>
          <w:rFonts w:hint="eastAsia" w:ascii="PingFang SC" w:hAnsi="PingFang SC" w:eastAsia="PingFang SC" w:cs="PingFang SC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龘龗龖鹠鹁躽㊣㏄㏎㏒㏕ㄜㄝㄞ</w:t>
      </w:r>
    </w:p>
    <w:p w14:paraId="3EBE7A2B">
      <w:pPr>
        <w:widowControl w:val="0"/>
        <w:snapToGrid w:val="0"/>
        <w:spacing w:line="360" w:lineRule="auto"/>
        <w:ind w:firstLine="480" w:firstLineChars="200"/>
        <w:rPr>
          <w:ins w:id="19" w:author="广旭 周" w:date="2024-02-29T09:58:00Z"/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ins w:id="20" w:author="广旭 周" w:date="2024-02-29T09:58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（五）网络安全系统</w:t>
        </w:r>
      </w:ins>
    </w:p>
    <w:p w14:paraId="06205CDD">
      <w:pPr>
        <w:widowControl w:val="0"/>
        <w:snapToGrid w:val="0"/>
        <w:spacing w:line="360" w:lineRule="auto"/>
        <w:ind w:firstLine="44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783590</wp:posOffset>
                </wp:positionV>
                <wp:extent cx="1967865" cy="723900"/>
                <wp:effectExtent l="6350" t="6350" r="6985" b="63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1450" y="3399790"/>
                          <a:ext cx="196786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84EEEC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680"/>
                              </w:tabs>
                              <w:snapToGrid w:val="0"/>
                              <w:spacing w:line="360" w:lineRule="auto"/>
                              <w:ind w:left="0" w:leftChars="0" w:firstLine="480" w:firstLineChars="200"/>
                              <w:jc w:val="left"/>
                              <w:rPr>
                                <w:rFonts w:hint="eastAsia" w:ascii="宋体" w:hAnsi="宋体" w:cs="宋体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插入一个透明矩形；并且文字换行</w:t>
                            </w:r>
                          </w:p>
                          <w:p w14:paraId="47B89C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5pt;margin-top:61.7pt;height:57pt;width:154.95pt;z-index:251660288;v-text-anchor:middle;mso-width-relative:page;mso-height-relative:page;" filled="f" stroked="t" coordsize="21600,21600" o:gfxdata="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BMdzSfbAAAADAEAAA8AAAAAAAAA&#10;AQAgAAAAIgAAAGRycy9kb3ducmV2LnhtbFBLAQIUABQAAAAIAIdO4kD5XvNfgAIAAOIEAAAOAAAA&#10;AAAAAAEAIAAAACoBAABkcnMvZTJvRG9jLnhtbFBLBQYAAAAABgAGAFkBAAAc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784EEEC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1680"/>
                        </w:tabs>
                        <w:snapToGrid w:val="0"/>
                        <w:spacing w:line="360" w:lineRule="auto"/>
                        <w:ind w:left="0" w:leftChars="0" w:firstLine="480" w:firstLineChars="200"/>
                        <w:jc w:val="left"/>
                        <w:rPr>
                          <w:rFonts w:hint="eastAsia" w:ascii="宋体" w:hAnsi="宋体" w:cs="宋体"/>
                          <w:color w:val="00000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sz w:val="24"/>
                          <w:szCs w:val="24"/>
                          <w:lang w:val="en-US" w:eastAsia="zh-CN"/>
                        </w:rPr>
                        <w:t>插入一个透明矩形；并且文字换行</w:t>
                      </w:r>
                    </w:p>
                    <w:p w14:paraId="47B89C34"/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-2144395</wp:posOffset>
                </wp:positionV>
                <wp:extent cx="1741170" cy="4114800"/>
                <wp:effectExtent l="71120" t="0" r="81280" b="11430"/>
                <wp:wrapNone/>
                <wp:docPr id="11" name="肘形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1"/>
                        <a:endCxn id="9" idx="0"/>
                      </wps:cNvCnPr>
                      <wps:spPr>
                        <a:xfrm rot="5400000">
                          <a:off x="2609850" y="3202940"/>
                          <a:ext cx="1741170" cy="4114800"/>
                        </a:xfrm>
                        <a:prstGeom prst="bentConnector3">
                          <a:avLst>
                            <a:gd name="adj1" fmla="val 34682"/>
                          </a:avLst>
                        </a:prstGeom>
                        <a:ln w="317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97.45pt;margin-top:-168.85pt;height:324pt;width:137.1pt;rotation:5898240f;z-index:251662336;mso-width-relative:page;mso-height-relative:page;" filled="f" stroked="t" coordsize="21600,21600" o:gfxdata="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WE4jLZAAAADAEAAA8AAAAAAAAAAQAgAAAAIgAAAGRycy9kb3ducmV2LnhtbFBLAQIUABQA&#10;AAAIAIdO4kCLBMZvYQIAAMwEAAAOAAAAAAAAAAEAIAAAACgBAABkcnMvZTJvRG9jLnhtbFBLBQYA&#10;AAAABgAGAFkBAAD7BQAAAAA=&#10;" adj="7491">
                <v:fill on="f" focussize="0,0"/>
                <v:stroke weight="2.5pt" color="#000000" joinstyle="round" startarrow="open" endarrow="open"/>
                <v:imagedata o:title=""/>
                <o:lock v:ext="edit" aspectratio="f"/>
              </v:shape>
            </w:pict>
          </mc:Fallback>
        </mc:AlternateContent>
      </w:r>
      <w:ins w:id="21" w:author="广旭 周" w:date="2024-02-29T09:59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网络安全系</w:t>
        </w:r>
      </w:ins>
      <w:ins w:id="22" w:author="广旭 周" w:date="2024-02-29T09:59:00Z">
        <w:r>
          <w:rPr>
            <w:rFonts w:hint="eastAsia" w:ascii="宋体" w:hAnsi="宋体" w:cs="宋体"/>
            <w:b/>
            <w:bCs w:val="0"/>
            <w:color w:val="000000" w:themeColor="text1"/>
            <w:sz w:val="24"/>
            <w:szCs w:val="24"/>
            <w:rPrChange w:id="23" w:author="miyuefe" w:date="2026-01-08T17:30:10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t>统设备主要</w:t>
        </w:r>
      </w:ins>
      <w:ins w:id="24" w:author="广旭 周" w:date="2024-02-29T09:59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包括（但不限于）</w:t>
        </w:r>
      </w:ins>
      <w:ins w:id="25" w:author="广旭 周" w:date="2024-02-29T10:00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防火墙系统</w:t>
        </w:r>
      </w:ins>
      <w:ins w:id="26" w:author="广旭 周" w:date="2024-02-29T10:02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</w:t>
        </w:r>
      </w:ins>
      <w:ins w:id="27" w:author="广旭 周" w:date="2024-02-29T10:00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入侵检测系统</w:t>
        </w:r>
      </w:ins>
      <w:ins w:id="28" w:author="广旭 周" w:date="2024-02-29T10:02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</w:t>
        </w:r>
      </w:ins>
      <w:ins w:id="29" w:author="广旭 周" w:date="2024-02-29T10:00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日志审计系统</w:t>
        </w:r>
      </w:ins>
      <w:ins w:id="30" w:author="广旭 周" w:date="2024-02-29T10:02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</w:t>
        </w:r>
      </w:ins>
      <w:ins w:id="31" w:author="广旭 周" w:date="2024-02-29T10:00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漏洞扫描</w:t>
        </w:r>
      </w:ins>
      <w:ins w:id="32" w:author="广旭 周" w:date="2024-02-29T10:02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</w:t>
        </w:r>
      </w:ins>
      <w:ins w:id="33" w:author="广旭 周" w:date="2024-02-29T10:00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堡垒机</w:t>
        </w:r>
      </w:ins>
      <w:ins w:id="34" w:author="广旭 周" w:date="2024-02-29T10:02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</w:t>
        </w:r>
      </w:ins>
      <w:ins w:id="35" w:author="广旭 周" w:date="2024-02-29T10:00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终端安全管理系统</w:t>
        </w:r>
      </w:ins>
      <w:ins w:id="36" w:author="广旭 周" w:date="2024-02-29T10:02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</w:t>
        </w:r>
      </w:ins>
      <w:ins w:id="37" w:author="广旭 周" w:date="2024-02-29T10:00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数据库审计系统</w:t>
        </w:r>
      </w:ins>
      <w:ins w:id="38" w:author="广旭 周" w:date="2024-02-29T10:02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</w:t>
        </w:r>
      </w:ins>
      <w:ins w:id="39" w:author="广旭 周" w:date="2024-02-29T10:00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态势感知探针</w:t>
        </w:r>
      </w:ins>
      <w:ins w:id="40" w:author="广旭 周" w:date="2024-02-29T10:01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、网络准入系统</w:t>
        </w:r>
      </w:ins>
      <w:ins w:id="41" w:author="广旭 周" w:date="2024-02-29T10:02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、数字加密机等。</w:t>
        </w:r>
      </w:ins>
    </w:p>
    <w:p w14:paraId="518DFB0F">
      <w:pPr>
        <w:pStyle w:val="6"/>
        <w:spacing w:before="12"/>
        <w:rPr>
          <w:rFonts w:hint="eastAsia" w:eastAsia="宋体"/>
          <w:sz w:val="22"/>
          <w:lang w:eastAsia="zh-CN"/>
        </w:rPr>
      </w:pPr>
    </w:p>
    <w:p w14:paraId="075E444B">
      <w:pPr>
        <w:pStyle w:val="3"/>
        <w:bidi w:val="0"/>
      </w:pPr>
      <w:r>
        <w:rPr>
          <w:sz w:val="28"/>
          <w:szCs w:val="28"/>
        </w:rPr>
        <w:t>第二章</w:t>
      </w:r>
      <w:r>
        <w:rPr>
          <w:rFonts w:hint="eastAsia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职</w:t>
      </w:r>
      <w:r>
        <w:rPr>
          <w:rFonts w:hint="eastAsia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责</w:t>
      </w:r>
    </w:p>
    <w:p w14:paraId="7CE8008C">
      <w:pPr>
        <w:pStyle w:val="6"/>
        <w:rPr>
          <w:b/>
          <w:sz w:val="30"/>
        </w:rPr>
      </w:pPr>
    </w:p>
    <w:p w14:paraId="7D88668A">
      <w:pPr>
        <w:widowControl w:val="0"/>
        <w:numPr>
          <w:ilvl w:val="0"/>
          <w:numId w:val="1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42" w:author="孙凯" w:date="2025-04-16T10:30:25Z"/>
          <w:rFonts w:hint="default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  <w:ins w:id="43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机电设备管理实行归口与分级管理相结合的原则，</w:t>
        </w:r>
      </w:ins>
      <w:ins w:id="44" w:author="孙凯" w:date="2025-04-16T10:30:25Z">
        <w:r>
          <w:rPr>
            <w:rFonts w:hint="eastAsia" w:ascii="宋体" w:hAnsi="宋体" w:cs="宋体"/>
            <w:color w:val="FF0000"/>
            <w:sz w:val="24"/>
            <w:szCs w:val="24"/>
            <w:lang w:val="en-US" w:eastAsia="zh-CN"/>
          </w:rPr>
          <w:t>工程技术部机电系统室为机电设备的归口管理部门</w:t>
        </w:r>
      </w:ins>
      <w:ins w:id="45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。一切机电设备的所有权归属公司，使用和保管部门只拥有使用权，没有处置权。机电设备财产安全按属地管理。</w:t>
        </w:r>
      </w:ins>
    </w:p>
    <w:p w14:paraId="567919EF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46" w:author="孙凯" w:date="2025-04-16T10:30:25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47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（一）工程技术部是公司负责机电设备（三大系统、供配电照明和其他机电设备）管理的职能部门，具体的管理职责是：</w:t>
        </w:r>
      </w:ins>
    </w:p>
    <w:p w14:paraId="3CCC8EB2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48" w:author="孙凯" w:date="2025-04-16T10:30:25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1144270</wp:posOffset>
                </wp:positionV>
                <wp:extent cx="1930400" cy="685800"/>
                <wp:effectExtent l="6350" t="6350" r="19050" b="19050"/>
                <wp:wrapNone/>
                <wp:docPr id="12" name="流程图: 文档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9150" y="9673590"/>
                          <a:ext cx="1930400" cy="6858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2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7E7FF2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特殊样式流程图元素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265.5pt;margin-top:90.1pt;height:54pt;width:152pt;z-index:251663360;v-text-anchor:middle;mso-width-relative:page;mso-height-relative:page;" fillcolor="#B1CBE9 [3536]" filled="t" stroked="t" coordsize="21600,21600" o:gfxdata="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TM08H9kAAAALAQAADwAAAAAAAAAB&#10;ACAAAAAiAAAAZHJzL2Rvd25yZXYueG1sUEsBAhQAFAAAAAgAh07iQC3cgUYsAwAA0gYAAA4AAAAA&#10;AAAAAQAgAAAAKAEAAGRycy9lMm9Eb2MueG1sUEsFBgAAAAAGAAYAWQEAAMYGAAAAAA==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07E7FF2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特殊样式流程图元素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604520</wp:posOffset>
                </wp:positionH>
                <wp:positionV relativeFrom="paragraph">
                  <wp:posOffset>-2588260</wp:posOffset>
                </wp:positionV>
                <wp:extent cx="3178810" cy="4286250"/>
                <wp:effectExtent l="31750" t="31750" r="152400" b="1666240"/>
                <wp:wrapNone/>
                <wp:docPr id="13" name="曲线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  <a:endCxn id="12" idx="0"/>
                      </wps:cNvCnPr>
                      <wps:spPr>
                        <a:xfrm rot="5400000" flipV="1">
                          <a:off x="822325" y="7676515"/>
                          <a:ext cx="3178810" cy="4286250"/>
                        </a:xfrm>
                        <a:prstGeom prst="curvedConnector3">
                          <a:avLst>
                            <a:gd name="adj1" fmla="val 151078"/>
                          </a:avLst>
                        </a:prstGeom>
                        <a:ln w="63500" cap="rnd" cmpd="sng">
                          <a:solidFill>
                            <a:schemeClr val="accent1"/>
                          </a:solidFill>
                          <a:prstDash val="sysDot"/>
                          <a:round/>
                          <a:headEnd type="none"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47.6pt;margin-top:-203.8pt;height:337.5pt;width:250.3pt;rotation:-5898240f;z-index:251664384;mso-width-relative:page;mso-height-relative:page;" filled="f" stroked="t" coordsize="21600,21600" o:gfxdata="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g9MQQ2gAAAAsBAAAPAAAAAAAAAAEAIAAAACIAAABkcnMvZG93bnJldi54bWxQSwECFAAU&#10;AAAACACHTuJA+sCVnmECAACDBAAADgAAAAAAAAABACAAAAApAQAAZHJzL2Uyb0RvYy54bWxQSwUG&#10;AAAAAAYABgBZAQAA/AUAAAAA&#10;" adj="32633">
                <v:fill on="f" focussize="0,0"/>
                <v:stroke weight="5pt" color="#5B9BD5 [3204]" joinstyle="round" dashstyle="1 1" endcap="round" endarrow="open"/>
                <v:imagedata o:title=""/>
                <o:lock v:ext="edit" aspectratio="f"/>
              </v:shape>
            </w:pict>
          </mc:Fallback>
        </mc:AlternateContent>
      </w:r>
      <w:ins w:id="49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1.负责公司机电设备年度计划制定、费用预算、建设管理、拟定并实施设备新增、升级或改造方案、拟定设备采购计划、实施系统及设备日常检查和维护维修工作。</w:t>
        </w:r>
      </w:ins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instrText xml:space="preserve"> HYPERLINK "https://juejin.cn/pins" </w:instrTex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ascii="宋体" w:hAnsi="宋体" w:cs="宋体"/>
          <w:sz w:val="24"/>
          <w:szCs w:val="24"/>
          <w:lang w:val="en-US" w:eastAsia="zh-CN"/>
        </w:rPr>
        <w:t>掘金技术社区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。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instrText xml:space="preserve"> HYPERLINK \l "_设备运维人员检查月记录表" </w:instrTex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ascii="宋体" w:hAnsi="宋体" w:cs="宋体"/>
          <w:sz w:val="24"/>
          <w:szCs w:val="24"/>
          <w:lang w:val="en-US" w:eastAsia="zh-CN"/>
        </w:rPr>
        <w:t>设备运维人员检查月记录表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fldChar w:fldCharType="end"/>
      </w:r>
      <w:r>
        <w:rPr>
          <w:rFonts w:hint="eastAsia" w:eastAsia="宋体"/>
          <w:sz w:val="22"/>
          <w:lang w:eastAsia="zh-CN"/>
        </w:rPr>
        <w:drawing>
          <wp:inline distT="0" distB="0" distL="114300" distR="114300">
            <wp:extent cx="5256530" cy="2988310"/>
            <wp:effectExtent l="6350" t="6350" r="20320" b="27940"/>
            <wp:docPr id="15" name="图表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0436A2A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50" w:author="孙凯" w:date="2025-04-16T10:30:25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51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2.负责公司机电设备的报废审核工作和相关固定资产的变更项目工作。负责公司机电设备相关科技项目的研究、开发、应用、推广工作。</w:t>
        </w:r>
      </w:ins>
    </w:p>
    <w:p w14:paraId="004A7201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52" w:author="孙凯" w:date="2025-04-16T10:30:25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53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3.负责公司机电设备设施台帐（含纸质及软件平台）的建立健全工作，负责收费所设备台帐的指导、监督、检查和考核工作。</w:t>
        </w:r>
      </w:ins>
    </w:p>
    <w:p w14:paraId="4E66BD70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54" w:author="孙凯" w:date="2025-04-16T10:30:25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55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4.负责公司机电设备设施的巡检工作，负责督促各相关单位做好设备的日常巡检工作。</w:t>
        </w:r>
      </w:ins>
    </w:p>
    <w:p w14:paraId="475C1208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56" w:author="孙凯" w:date="2025-04-16T10:30:25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57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5.负责对各相关单位进行设备管理考核工作。</w:t>
        </w:r>
      </w:ins>
    </w:p>
    <w:p w14:paraId="2DD35E54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58" w:author="孙凯" w:date="2025-04-16T10:30:25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59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6.负责抽调各部门、单位技术人员共同解决疑难故障。</w:t>
        </w:r>
      </w:ins>
    </w:p>
    <w:p w14:paraId="56A84633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60" w:author="孙凯" w:date="2025-04-16T10:30:25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60325</wp:posOffset>
                </wp:positionV>
                <wp:extent cx="3761740" cy="59118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1740" cy="59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F03D1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FCEADE" w:themeColor="accent2" w:themeTint="66"/>
                                <w:sz w:val="72"/>
                                <w:szCs w:val="72"/>
                                <w:lang w:eastAsia="zh-CN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CEADE" w:themeColor="accent2" w:themeTint="66"/>
                                <w:sz w:val="72"/>
                                <w:szCs w:val="72"/>
                                <w:lang w:eastAsia="zh-CN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>请在此放置您的文字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pt;margin-top:4.75pt;height:46.55pt;width:296.2pt;z-index:251665408;mso-width-relative:page;mso-height-relative:page;" filled="f" stroked="f" coordsize="21600,21600" o:gfxdata="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GQUly2AAAAAkBAAAPAAAAAAAAAAEAIAAAACIAAABkcnMv&#10;ZG93bnJldi54bWxQSwECFAAUAAAACACHTuJAo4o3hTwCAABoBAAADgAAAAAAAAABACAAAAAn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2F03D1">
                      <w:pPr>
                        <w:rPr>
                          <w:rFonts w:hint="eastAsia" w:eastAsia="宋体"/>
                          <w:b/>
                          <w:bCs/>
                          <w:color w:val="FCEADE" w:themeColor="accent2" w:themeTint="66"/>
                          <w:sz w:val="72"/>
                          <w:szCs w:val="72"/>
                          <w:lang w:eastAsia="zh-CN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CEADE" w:themeColor="accent2" w:themeTint="66"/>
                          <w:sz w:val="72"/>
                          <w:szCs w:val="72"/>
                          <w:lang w:eastAsia="zh-CN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>请在此放置您的文字</w:t>
                      </w:r>
                    </w:p>
                  </w:txbxContent>
                </v:textbox>
              </v:shape>
            </w:pict>
          </mc:Fallback>
        </mc:AlternateContent>
      </w:r>
      <w:ins w:id="61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7.负责对公司机电设备维修人员的专业技能培训和业务指导工作。</w:t>
        </w:r>
      </w:ins>
    </w:p>
    <w:p w14:paraId="37D837E2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62" w:author="孙凯" w:date="2025-04-16T10:30:25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63" w:author="孙凯" w:date="2025-04-16T10:30:25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8.做好相关项目招标前期工作。</w:t>
        </w:r>
      </w:ins>
    </w:p>
    <w:p w14:paraId="3A21F4DA">
      <w:pPr>
        <w:widowControl w:val="0"/>
        <w:snapToGrid w:val="0"/>
        <w:spacing w:line="360" w:lineRule="auto"/>
        <w:ind w:firstLine="480" w:firstLineChars="200"/>
        <w:rPr>
          <w:del w:id="64" w:author="孙凯" w:date="2025-04-16T10:30:54Z"/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del w:id="65" w:author="孙凯" w:date="2025-04-16T10:30:25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delText>机电设备的维护管理实行归口与分级管理相结合的原则，工程技术部</w:delText>
        </w:r>
      </w:del>
      <w:ins w:id="66" w:author="广旭 周" w:date="2024-02-28T09:11:00Z">
        <w:del w:id="67" w:author="孙凯" w:date="2025-04-16T10:30:25Z">
          <w:r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  <w:delText>机电系统室</w:delText>
          </w:r>
        </w:del>
      </w:ins>
      <w:del w:id="68" w:author="孙凯" w:date="2025-04-16T10:30:25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delText>为机电设备维护的归口管理部门</w:delText>
        </w:r>
      </w:del>
      <w:del w:id="69" w:author="孙凯" w:date="2025-04-16T10:30:53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delText>。</w:delText>
        </w:r>
      </w:del>
    </w:p>
    <w:p w14:paraId="1E2A96BC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70" w:author="孙凯" w:date="2025-04-16T10:31:58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第五条    工程技术部</w:t>
      </w:r>
      <w:ins w:id="71" w:author="广旭 周" w:date="2024-02-28T09:11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机电系统室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负责机电设备的管理工作，负责督促各收费所做好机电设备的日常巡检工作</w:t>
      </w:r>
      <w:del w:id="72" w:author="孙凯" w:date="2025-04-16T10:32:1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delText>。</w:delText>
        </w:r>
      </w:del>
      <w:ins w:id="73" w:author="孙凯" w:date="2025-04-16T10:32:1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lang w:eastAsia="zh-CN"/>
            <w14:textFill>
              <w14:solidFill>
                <w14:schemeClr w14:val="tx1"/>
              </w14:solidFill>
            </w14:textFill>
          </w:rPr>
          <w:t>，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负责对各收费所进行机电设备维护管理考核工作。</w:t>
      </w:r>
      <w:ins w:id="74" w:author="孙凯" w:date="2025-04-16T10:34:05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各收费所负责所辖区域内机电设备的日常维护管理工作，若收费所未设设备管理、维护（专职或兼职）相关岗位的，由工程技术部机电系统室负责。</w:t>
        </w:r>
      </w:ins>
    </w:p>
    <w:p w14:paraId="09AEA5D8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75" w:author="孙凯" w:date="2025-04-16T10:31:58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76" w:author="孙凯" w:date="2025-04-16T10:31:58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1.建立、健全本单位的机电设备台帐和运行记录档案。</w:t>
        </w:r>
      </w:ins>
    </w:p>
    <w:p w14:paraId="4120C1AD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77" w:author="孙凯" w:date="2025-04-16T10:31:58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78" w:author="孙凯" w:date="2025-04-16T10:31:58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2.负责本单位机电设备的使用、检查、维护</w:t>
        </w:r>
      </w:ins>
      <w:ins w:id="79" w:author="孙凯" w:date="2025-04-16T10:31:58Z">
        <w:del w:id="80" w:author="机电室" w:date="2025-04-18T10:30:27Z">
          <w:r>
            <w:rPr>
              <w:rFonts w:hint="eastAsia" w:ascii="宋体" w:hAnsi="宋体" w:cs="宋体"/>
              <w:color w:val="000000"/>
              <w:sz w:val="24"/>
              <w:szCs w:val="24"/>
              <w:lang w:val="en-US" w:eastAsia="zh-CN"/>
            </w:rPr>
            <w:delText>和</w:delText>
          </w:r>
        </w:del>
      </w:ins>
      <w:ins w:id="81" w:author="机电室" w:date="2025-04-18T10:30:27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，</w:t>
        </w:r>
      </w:ins>
      <w:ins w:id="82" w:author="机电室" w:date="2025-04-18T10:30:29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并</w:t>
        </w:r>
      </w:ins>
      <w:ins w:id="83" w:author="机电室" w:date="2025-04-18T10:30:30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配合</w:t>
        </w:r>
      </w:ins>
      <w:ins w:id="84" w:author="机电室" w:date="2025-04-18T10:30:31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做好</w:t>
        </w:r>
      </w:ins>
      <w:ins w:id="85" w:author="机电室" w:date="2025-04-18T10:30:33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故障上报</w:t>
        </w:r>
      </w:ins>
      <w:ins w:id="86" w:author="机电室" w:date="2025-04-18T10:30:34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和</w:t>
        </w:r>
      </w:ins>
      <w:ins w:id="87" w:author="孙凯" w:date="2025-04-16T10:31:58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维修工作。协助工程技术部做好外场设备（包含外场摄像机、情报板等）的检查、维护和维修工作。</w:t>
        </w:r>
      </w:ins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56530" cy="2988310"/>
            <wp:effectExtent l="6350" t="6350" r="20320" b="27940"/>
            <wp:docPr id="16" name="图表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8C9E744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88" w:author="孙凯" w:date="2025-04-16T10:31:58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89" w:author="孙凯" w:date="2025-04-16T10:31:58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3.配合工程技术部的技术人员抽调工作，协助解决疑难故障。</w:t>
        </w:r>
      </w:ins>
    </w:p>
    <w:p w14:paraId="55EC150F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90" w:author="孙凯" w:date="2025-04-16T10:31:58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91" w:author="孙凯" w:date="2025-04-16T10:31:58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4.根据生产营运需要，提出机电设备的更新改造和新增计划申请。</w:t>
        </w:r>
      </w:ins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56530" cy="2988310"/>
            <wp:effectExtent l="6350" t="6350" r="20320" b="27940"/>
            <wp:docPr id="17" name="图表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AC2F178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92" w:author="孙凯" w:date="2025-04-16T10:31:58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93" w:author="孙凯" w:date="2025-04-16T10:31:58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5.按规定及时报送机电设备运行情况资料。</w:t>
        </w:r>
      </w:ins>
    </w:p>
    <w:p w14:paraId="3EED441A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ins w:id="94" w:author="孙凯" w:date="2025-04-16T10:31:58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6.负责本单位新建及改造的机电设备管理，新增设备原则上从项目交工之日起开始管理。</w:t>
        </w:r>
      </w:ins>
    </w:p>
    <w:p w14:paraId="2076991A">
      <w:pPr>
        <w:widowControl w:val="0"/>
        <w:snapToGrid w:val="0"/>
        <w:spacing w:line="360" w:lineRule="auto"/>
        <w:ind w:firstLine="480" w:firstLineChars="200"/>
        <w:rPr>
          <w:rFonts w:hint="eastAsia" w:ascii="宋体" w:hAnsi="宋体" w:eastAsia="宋体" w:cs="宋体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第六条</w:t>
      </w:r>
      <w:bookmarkStart w:id="7" w:name="_GoBack"/>
      <w:bookmarkEnd w:id="7"/>
    </w:p>
    <w:p w14:paraId="1735497D">
      <w:pPr>
        <w:spacing w:line="360" w:lineRule="auto"/>
        <w:ind w:firstLine="420"/>
        <w:rPr>
          <w:rFonts w:hint="eastAsia"/>
          <w:sz w:val="24"/>
        </w:rPr>
      </w:pPr>
    </w:p>
    <w:p w14:paraId="38BCBA58">
      <w:pPr>
        <w:spacing w:line="360" w:lineRule="auto"/>
        <w:ind w:firstLine="420"/>
        <w:rPr>
          <w:rFonts w:hint="eastAsia"/>
          <w:sz w:val="24"/>
        </w:rPr>
      </w:pPr>
      <w:r>
        <w:rPr>
          <w:sz w:val="24"/>
        </w:rPr>
        <w:t>甲方</w:t>
      </w:r>
      <w:r>
        <w:rPr>
          <w:rFonts w:hint="eastAsia"/>
          <w:sz w:val="24"/>
          <w:lang w:eastAsia="zh-CN"/>
        </w:rPr>
        <w:t>（</w:t>
      </w:r>
      <w:r>
        <w:rPr>
          <w:sz w:val="24"/>
        </w:rPr>
        <w:t>签字</w:t>
      </w:r>
      <w:r>
        <w:rPr>
          <w:rFonts w:hint="eastAsia"/>
          <w:sz w:val="24"/>
          <w:lang w:eastAsia="zh-CN"/>
        </w:rPr>
        <w:t>）</w:t>
      </w:r>
      <w:r>
        <w:rPr>
          <w:sz w:val="24"/>
        </w:rPr>
        <w:t>：_________　　　　　　</w:t>
      </w:r>
      <w:r>
        <w:rPr>
          <w:rFonts w:hint="eastAsia"/>
          <w:sz w:val="24"/>
        </w:rPr>
        <w:t xml:space="preserve">      </w:t>
      </w:r>
      <w:r>
        <w:rPr>
          <w:sz w:val="24"/>
        </w:rPr>
        <w:t>乙方</w:t>
      </w:r>
      <w:r>
        <w:rPr>
          <w:rFonts w:hint="eastAsia"/>
          <w:sz w:val="24"/>
          <w:lang w:eastAsia="zh-CN"/>
        </w:rPr>
        <w:t>（</w:t>
      </w:r>
      <w:r>
        <w:rPr>
          <w:sz w:val="24"/>
        </w:rPr>
        <w:t>签字</w:t>
      </w:r>
      <w:r>
        <w:rPr>
          <w:rFonts w:hint="eastAsia"/>
          <w:sz w:val="24"/>
          <w:lang w:eastAsia="zh-CN"/>
        </w:rPr>
        <w:t>）</w:t>
      </w:r>
      <w:r>
        <w:rPr>
          <w:sz w:val="24"/>
        </w:rPr>
        <w:t>：_________</w:t>
      </w:r>
    </w:p>
    <w:p w14:paraId="02624D5E">
      <w:pPr>
        <w:spacing w:line="360" w:lineRule="auto"/>
        <w:ind w:firstLine="420"/>
        <w:rPr>
          <w:rFonts w:hint="eastAsia"/>
          <w:sz w:val="24"/>
          <w:u w:val="none"/>
        </w:rPr>
      </w:pPr>
      <w:r>
        <w:rPr>
          <w:sz w:val="24"/>
        </w:rPr>
        <w:t>_______年____月____日　　</w:t>
      </w: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  <w:u w:val="none"/>
        </w:rPr>
        <w:t xml:space="preserve">  </w:t>
      </w:r>
      <w:r>
        <w:rPr>
          <w:sz w:val="24"/>
        </w:rPr>
        <w:t>_______年____月____日</w:t>
      </w:r>
    </w:p>
    <w:p w14:paraId="5E211C32">
      <w:pPr>
        <w:spacing w:line="360" w:lineRule="auto"/>
        <w:ind w:firstLine="420"/>
        <w:rPr>
          <w:sz w:val="24"/>
          <w:u w:val="none"/>
        </w:rPr>
      </w:pPr>
      <w:r>
        <w:rPr>
          <w:sz w:val="24"/>
          <w:u w:val="none"/>
        </w:rPr>
        <w:t>签订地点：_________　　　　　　　　　　</w:t>
      </w:r>
      <w:r>
        <w:rPr>
          <w:rFonts w:hint="eastAsia"/>
          <w:sz w:val="24"/>
          <w:u w:val="none"/>
        </w:rPr>
        <w:t xml:space="preserve"> </w:t>
      </w:r>
      <w:r>
        <w:rPr>
          <w:sz w:val="24"/>
          <w:u w:val="none"/>
        </w:rPr>
        <w:t>签订地点：___________</w:t>
      </w:r>
    </w:p>
    <w:p w14:paraId="0A94C688">
      <w:pPr>
        <w:spacing w:line="360" w:lineRule="auto"/>
        <w:ind w:firstLine="420"/>
        <w:rPr>
          <w:sz w:val="24"/>
          <w:u w:val="none"/>
        </w:rPr>
      </w:pPr>
    </w:p>
    <w:tbl>
      <w:tblPr>
        <w:tblStyle w:val="13"/>
        <w:tblW w:w="9453" w:type="dxa"/>
        <w:tblInd w:w="0" w:type="dxa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4" w:space="0"/>
          <w:insideV w:val="single" w:color="ED7D31" w:themeColor="accent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2636"/>
      </w:tblGrid>
      <w:tr w14:paraId="590B5200">
        <w:tc>
          <w:tcPr>
            <w:tcW w:w="1704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4566981A">
            <w:pPr>
              <w:spacing w:line="360" w:lineRule="auto"/>
              <w:rPr>
                <w:rFonts w:hint="default" w:eastAsia="宋体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vertAlign w:val="baseline"/>
                <w:lang w:val="en-US" w:eastAsia="zh-CN"/>
              </w:rPr>
              <w:t>123</w:t>
            </w:r>
          </w:p>
        </w:tc>
        <w:tc>
          <w:tcPr>
            <w:tcW w:w="1704" w:type="dxa"/>
            <w:vMerge w:val="restart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7FA79921">
            <w:pPr>
              <w:spacing w:line="360" w:lineRule="auto"/>
              <w:rPr>
                <w:rFonts w:hint="default" w:eastAsia="宋体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vertAlign w:val="baseline"/>
                <w:lang w:val="en-US" w:eastAsia="zh-CN"/>
              </w:rPr>
              <w:t>333</w:t>
            </w:r>
          </w:p>
        </w:tc>
        <w:tc>
          <w:tcPr>
            <w:tcW w:w="3409" w:type="dxa"/>
            <w:gridSpan w:val="2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7FEBF90D">
            <w:pPr>
              <w:spacing w:line="360" w:lineRule="auto"/>
              <w:rPr>
                <w:rFonts w:hint="default" w:eastAsia="宋体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u w:val="none"/>
                <w:vertAlign w:val="baseline"/>
                <w:lang w:val="en-US" w:eastAsia="zh-CN"/>
              </w:rPr>
              <w:t>32342342d</w:t>
            </w:r>
          </w:p>
        </w:tc>
        <w:tc>
          <w:tcPr>
            <w:tcW w:w="2636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739BBBAE">
            <w:pPr>
              <w:spacing w:line="360" w:lineRule="auto"/>
              <w:rPr>
                <w:rFonts w:hint="eastAsia"/>
                <w:sz w:val="24"/>
                <w:u w:val="none"/>
                <w:vertAlign w:val="baseline"/>
              </w:rPr>
            </w:pPr>
          </w:p>
        </w:tc>
      </w:tr>
      <w:tr w14:paraId="22C2B207">
        <w:tc>
          <w:tcPr>
            <w:tcW w:w="1704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2CE47925">
            <w:pPr>
              <w:spacing w:line="360" w:lineRule="auto"/>
              <w:rPr>
                <w:rFonts w:hint="eastAsia" w:eastAsia="宋体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  <w:vMerge w:val="continue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1BD298D1">
            <w:pPr>
              <w:spacing w:line="360" w:lineRule="auto"/>
              <w:rPr>
                <w:rFonts w:hint="default" w:eastAsia="宋体"/>
                <w:sz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0EFE604D">
            <w:pPr>
              <w:spacing w:line="360" w:lineRule="auto"/>
              <w:rPr>
                <w:rFonts w:hint="eastAsia" w:eastAsia="宋体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vertAlign w:val="baseline"/>
                <w:lang w:val="en-US" w:eastAsia="zh-CN"/>
              </w:rPr>
              <w:t>d</w:t>
            </w:r>
          </w:p>
        </w:tc>
        <w:tc>
          <w:tcPr>
            <w:tcW w:w="1705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0B5FDD53">
            <w:pPr>
              <w:spacing w:line="360" w:lineRule="auto"/>
              <w:rPr>
                <w:rFonts w:hint="eastAsia"/>
                <w:sz w:val="24"/>
                <w:u w:val="none"/>
                <w:vertAlign w:val="baseline"/>
              </w:rPr>
            </w:pPr>
          </w:p>
        </w:tc>
        <w:tc>
          <w:tcPr>
            <w:tcW w:w="2636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14E0E9D0">
            <w:pPr>
              <w:spacing w:line="360" w:lineRule="auto"/>
              <w:rPr>
                <w:rFonts w:hint="eastAsia"/>
                <w:sz w:val="24"/>
                <w:u w:val="none"/>
                <w:vertAlign w:val="baseline"/>
              </w:rPr>
            </w:pPr>
          </w:p>
        </w:tc>
      </w:tr>
      <w:tr w14:paraId="5BF8657C">
        <w:tc>
          <w:tcPr>
            <w:tcW w:w="1704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706888EC">
            <w:pPr>
              <w:spacing w:line="360" w:lineRule="auto"/>
              <w:rPr>
                <w:rFonts w:hint="default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vertAlign w:val="baseline"/>
                <w:lang w:val="en-US" w:eastAsia="zh-CN"/>
              </w:rPr>
              <w:t>234</w:t>
            </w:r>
          </w:p>
        </w:tc>
        <w:tc>
          <w:tcPr>
            <w:tcW w:w="1704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7E2D20A9">
            <w:pPr>
              <w:spacing w:line="360" w:lineRule="auto"/>
              <w:rPr>
                <w:rFonts w:hint="default" w:eastAsia="宋体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vertAlign w:val="baseline"/>
                <w:lang w:val="en-US" w:eastAsia="zh-CN"/>
              </w:rPr>
              <w:t>dd</w:t>
            </w:r>
          </w:p>
        </w:tc>
        <w:tc>
          <w:tcPr>
            <w:tcW w:w="1704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08032260">
            <w:pPr>
              <w:spacing w:line="360" w:lineRule="auto"/>
              <w:rPr>
                <w:rFonts w:hint="default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48"/>
                <w:szCs w:val="48"/>
                <w:u w:val="none"/>
                <w:vertAlign w:val="baseline"/>
                <w:lang w:val="en-US" w:eastAsia="zh-CN"/>
              </w:rPr>
              <w:t>dddasd</w:t>
            </w:r>
          </w:p>
        </w:tc>
        <w:tc>
          <w:tcPr>
            <w:tcW w:w="1705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367CCFA2">
            <w:pPr>
              <w:spacing w:line="360" w:lineRule="auto"/>
              <w:rPr>
                <w:rFonts w:hint="default" w:eastAsia="宋体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vertAlign w:val="baseline"/>
                <w:lang w:val="en-US" w:eastAsia="zh-CN"/>
              </w:rPr>
              <w:t>dasdasd</w:t>
            </w:r>
          </w:p>
        </w:tc>
        <w:tc>
          <w:tcPr>
            <w:tcW w:w="2636" w:type="dxa"/>
            <w:tcBorders>
              <w:tl2br w:val="single" w:color="ED7D31" w:themeColor="accent2" w:sz="18" w:space="0"/>
              <w:tr2bl w:val="single" w:color="ED7D31" w:themeColor="accent2" w:sz="18" w:space="0"/>
            </w:tcBorders>
          </w:tcPr>
          <w:p w14:paraId="37CC486B">
            <w:pPr>
              <w:spacing w:line="360" w:lineRule="auto"/>
              <w:rPr>
                <w:rFonts w:hint="default" w:eastAsia="宋体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vertAlign w:val="baseline"/>
                <w:lang w:val="en-US" w:eastAsia="zh-CN"/>
              </w:rPr>
              <w:t>sdf23423423</w:t>
            </w:r>
          </w:p>
        </w:tc>
      </w:tr>
    </w:tbl>
    <w:p w14:paraId="3C397981">
      <w:pPr>
        <w:spacing w:line="360" w:lineRule="auto"/>
        <w:ind w:firstLine="420"/>
        <w:rPr>
          <w:rFonts w:hint="eastAsia"/>
          <w:sz w:val="24"/>
          <w:u w:val="none"/>
        </w:rPr>
      </w:pPr>
    </w:p>
    <w:p w14:paraId="3897E2A9"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dasda s</w:t>
      </w:r>
    </w:p>
    <w:p w14:paraId="498FB4A8">
      <w:pPr>
        <w:tabs>
          <w:tab w:val="left" w:pos="1697"/>
        </w:tabs>
        <w:bidi w:val="0"/>
        <w:jc w:val="left"/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哈哈哈</w:t>
      </w: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哈哈哈</w:t>
      </w:r>
    </w:p>
    <w:p w14:paraId="63105629">
      <w:pPr>
        <w:tabs>
          <w:tab w:val="left" w:pos="1697"/>
        </w:tabs>
        <w:bidi w:val="0"/>
        <w:jc w:val="left"/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</w:pPr>
    </w:p>
    <w:p w14:paraId="650FEDC1">
      <w:pPr>
        <w:tabs>
          <w:tab w:val="left" w:pos="1697"/>
        </w:tabs>
        <w:bidi w:val="0"/>
        <w:jc w:val="left"/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</w:pPr>
    </w:p>
    <w:p w14:paraId="0DC7E644">
      <w:pPr>
        <w:tabs>
          <w:tab w:val="left" w:pos="1697"/>
        </w:tabs>
        <w:bidi w:val="0"/>
        <w:jc w:val="left"/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</w:pPr>
    </w:p>
    <w:p w14:paraId="39C70ED3">
      <w:pPr>
        <w:tabs>
          <w:tab w:val="left" w:pos="1697"/>
        </w:tabs>
        <w:bidi w:val="0"/>
        <w:jc w:val="left"/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</w:pPr>
    </w:p>
    <w:p w14:paraId="5CCC8652">
      <w:pPr>
        <w:numPr>
          <w:ilvl w:val="0"/>
          <w:numId w:val="2"/>
        </w:numPr>
        <w:tabs>
          <w:tab w:val="left" w:pos="1697"/>
        </w:tabs>
        <w:bidi w:val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123</w:t>
      </w:r>
    </w:p>
    <w:p w14:paraId="4809A27A">
      <w:pPr>
        <w:numPr>
          <w:ilvl w:val="0"/>
          <w:numId w:val="2"/>
        </w:numPr>
        <w:tabs>
          <w:tab w:val="left" w:pos="1697"/>
        </w:tabs>
        <w:bidi w:val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ddd</w:t>
      </w:r>
    </w:p>
    <w:p w14:paraId="7F0FE56D">
      <w:pPr>
        <w:numPr>
          <w:ilvl w:val="0"/>
          <w:numId w:val="2"/>
        </w:numPr>
        <w:tabs>
          <w:tab w:val="left" w:pos="1697"/>
        </w:tabs>
        <w:bidi w:val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大师的</w:t>
      </w:r>
    </w:p>
    <w:p w14:paraId="3F203075">
      <w:pPr>
        <w:numPr>
          <w:ilvl w:val="0"/>
          <w:numId w:val="2"/>
        </w:numPr>
        <w:tabs>
          <w:tab w:val="left" w:pos="1697"/>
        </w:tabs>
        <w:bidi w:val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 xml:space="preserve">asd asd asd </w:t>
      </w:r>
    </w:p>
    <w:p w14:paraId="1F5927ED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好好说说</w:t>
      </w:r>
    </w:p>
    <w:p w14:paraId="38D76810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大是的</w:t>
      </w:r>
    </w:p>
    <w:p w14:paraId="0C6E8FD3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9182309就</w:t>
      </w:r>
    </w:p>
    <w:p w14:paraId="3F8BED76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12解放军大家</w:t>
      </w:r>
    </w:p>
    <w:p w14:paraId="57A2B0F0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qw8ep</w:t>
      </w: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ab/>
      </w:r>
    </w:p>
    <w:p w14:paraId="15B72F0A">
      <w:pPr>
        <w:numPr>
          <w:ilvl w:val="3"/>
          <w:numId w:val="2"/>
        </w:numPr>
        <w:tabs>
          <w:tab w:val="left" w:pos="1697"/>
          <w:tab w:val="clear" w:pos="1680"/>
        </w:tabs>
        <w:bidi w:val="0"/>
        <w:ind w:left="168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809就大数据的</w:t>
      </w:r>
    </w:p>
    <w:p w14:paraId="77828228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发货快减肥</w:t>
      </w:r>
    </w:p>
    <w:p w14:paraId="75D59162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543B7B15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68CC7D5C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01D5B3B4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2B3BEC21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482D7A89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6394A3B5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11</w:t>
      </w:r>
    </w:p>
    <w:p w14:paraId="79EA8328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6401EEEE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6A0130AA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11</w:t>
      </w:r>
    </w:p>
    <w:p w14:paraId="22ABBA9A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11</w:t>
      </w:r>
    </w:p>
    <w:p w14:paraId="1BBAB8B1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10C0DBCF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11</w:t>
      </w:r>
    </w:p>
    <w:p w14:paraId="5082BA85">
      <w:pPr>
        <w:numPr>
          <w:ilvl w:val="2"/>
          <w:numId w:val="2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466A1764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3095E69B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2DBE2ACF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11</w:t>
      </w:r>
    </w:p>
    <w:p w14:paraId="3545E492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504FFFF5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0283C538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3912DF93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0EAAC53D">
      <w:pPr>
        <w:numPr>
          <w:ilvl w:val="1"/>
          <w:numId w:val="2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</w:t>
      </w:r>
    </w:p>
    <w:p w14:paraId="10A45394">
      <w:pPr>
        <w:numPr>
          <w:ilvl w:val="0"/>
          <w:numId w:val="2"/>
        </w:numPr>
        <w:tabs>
          <w:tab w:val="left" w:pos="1697"/>
        </w:tabs>
        <w:bidi w:val="0"/>
        <w:ind w:left="0" w:leftChars="0" w:firstLine="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请问离</w:t>
      </w:r>
      <w:r>
        <w:rPr>
          <w:rFonts w:hint="eastAsia" w:cs="Times New Roman"/>
          <w:kern w:val="2"/>
          <w:sz w:val="15"/>
          <w:szCs w:val="15"/>
          <w:highlight w:val="green"/>
          <w:lang w:val="en-US" w:eastAsia="zh-CN" w:bidi="ar-SA"/>
        </w:rPr>
        <w:t>开几千万饿了去忘</w:t>
      </w: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记了可千万额</w:t>
      </w:r>
    </w:p>
    <w:p w14:paraId="6696A135">
      <w:pPr>
        <w:widowControl w:val="0"/>
        <w:numPr>
          <w:ilvl w:val="0"/>
          <w:numId w:val="0"/>
        </w:numPr>
        <w:tabs>
          <w:tab w:val="left" w:pos="1697"/>
        </w:tabs>
        <w:bidi w:val="0"/>
        <w:jc w:val="left"/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</w:pPr>
    </w:p>
    <w:p w14:paraId="1E5BEA1A">
      <w:pPr>
        <w:widowControl w:val="0"/>
        <w:numPr>
          <w:ilvl w:val="0"/>
          <w:numId w:val="3"/>
        </w:numPr>
        <w:tabs>
          <w:tab w:val="left" w:pos="1697"/>
        </w:tabs>
        <w:bidi w:val="0"/>
        <w:ind w:left="42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none"/>
          <w:lang w:val="en-US" w:eastAsia="zh-CN" w:bidi="ar-SA"/>
        </w:rPr>
        <w:t>1.。。。。。</w:t>
      </w:r>
    </w:p>
    <w:p w14:paraId="7BA19E1A">
      <w:pPr>
        <w:widowControl w:val="0"/>
        <w:numPr>
          <w:ilvl w:val="0"/>
          <w:numId w:val="3"/>
        </w:numPr>
        <w:tabs>
          <w:tab w:val="left" w:pos="1697"/>
        </w:tabs>
        <w:bidi w:val="0"/>
        <w:ind w:left="42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none"/>
          <w:lang w:val="en-US" w:eastAsia="zh-CN" w:bidi="ar-SA"/>
        </w:rPr>
        <w:t>1231的</w:t>
      </w:r>
    </w:p>
    <w:p w14:paraId="4B6CEA49">
      <w:pPr>
        <w:widowControl w:val="0"/>
        <w:numPr>
          <w:ilvl w:val="0"/>
          <w:numId w:val="3"/>
        </w:numPr>
        <w:tabs>
          <w:tab w:val="left" w:pos="1697"/>
        </w:tabs>
        <w:bidi w:val="0"/>
        <w:ind w:left="42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none"/>
          <w:lang w:val="en-US" w:eastAsia="zh-CN" w:bidi="ar-SA"/>
        </w:rPr>
        <w:t>1323123</w:t>
      </w:r>
    </w:p>
    <w:p w14:paraId="4402741D">
      <w:pPr>
        <w:widowControl w:val="0"/>
        <w:numPr>
          <w:ilvl w:val="1"/>
          <w:numId w:val="3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急急急</w:t>
      </w:r>
    </w:p>
    <w:p w14:paraId="5E4C5651">
      <w:pPr>
        <w:widowControl w:val="0"/>
        <w:numPr>
          <w:ilvl w:val="1"/>
          <w:numId w:val="3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打卡可a</w:t>
      </w:r>
    </w:p>
    <w:p w14:paraId="44C8BF27">
      <w:pPr>
        <w:widowControl w:val="0"/>
        <w:numPr>
          <w:ilvl w:val="2"/>
          <w:numId w:val="3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11"/>
          <w:szCs w:val="11"/>
          <w:highlight w:val="green"/>
          <w:lang w:val="en-US" w:eastAsia="zh-CN" w:bidi="ar-SA"/>
        </w:rPr>
        <w:t>128093812</w:t>
      </w:r>
    </w:p>
    <w:p w14:paraId="77BF1BE6">
      <w:pPr>
        <w:widowControl w:val="0"/>
        <w:numPr>
          <w:ilvl w:val="2"/>
          <w:numId w:val="3"/>
        </w:numPr>
        <w:tabs>
          <w:tab w:val="left" w:pos="1697"/>
          <w:tab w:val="clear" w:pos="1260"/>
        </w:tabs>
        <w:bidi w:val="0"/>
        <w:ind w:left="126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1空间</w:t>
      </w:r>
    </w:p>
    <w:p w14:paraId="464F24A6">
      <w:pPr>
        <w:widowControl w:val="0"/>
        <w:numPr>
          <w:ilvl w:val="1"/>
          <w:numId w:val="3"/>
        </w:numPr>
        <w:tabs>
          <w:tab w:val="left" w:pos="1697"/>
          <w:tab w:val="clear" w:pos="840"/>
        </w:tabs>
        <w:bidi w:val="0"/>
        <w:ind w:left="84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12</w:t>
      </w:r>
    </w:p>
    <w:p w14:paraId="705034E3">
      <w:pPr>
        <w:widowControl w:val="0"/>
        <w:numPr>
          <w:ilvl w:val="0"/>
          <w:numId w:val="3"/>
        </w:numPr>
        <w:tabs>
          <w:tab w:val="left" w:pos="1697"/>
        </w:tabs>
        <w:bidi w:val="0"/>
        <w:ind w:left="420" w:leftChars="0" w:hanging="420" w:firstLineChars="0"/>
        <w:jc w:val="left"/>
        <w:rPr>
          <w:rFonts w:hint="default" w:cs="Times New Roman"/>
          <w:kern w:val="2"/>
          <w:sz w:val="36"/>
          <w:szCs w:val="36"/>
          <w:highlight w:val="green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  <w:t>老师的卡拉是</w:t>
      </w:r>
    </w:p>
    <w:p w14:paraId="32AB1927">
      <w:pPr>
        <w:widowControl w:val="0"/>
        <w:numPr>
          <w:ilvl w:val="0"/>
          <w:numId w:val="0"/>
        </w:numPr>
        <w:tabs>
          <w:tab w:val="left" w:pos="1697"/>
        </w:tabs>
        <w:bidi w:val="0"/>
        <w:jc w:val="left"/>
        <w:rPr>
          <w:rFonts w:hint="eastAsia" w:cs="Times New Roman"/>
          <w:kern w:val="2"/>
          <w:sz w:val="36"/>
          <w:szCs w:val="36"/>
          <w:highlight w:val="green"/>
          <w:lang w:val="en-US" w:eastAsia="zh-CN" w:bidi="ar-SA"/>
        </w:rPr>
      </w:pPr>
    </w:p>
    <w:p w14:paraId="1ADB2422">
      <w:pPr>
        <w:widowControl w:val="0"/>
        <w:snapToGrid w:val="0"/>
        <w:spacing w:line="360" w:lineRule="auto"/>
        <w:ind w:firstLine="480" w:firstLineChars="200"/>
        <w:rPr>
          <w:ins w:id="95" w:author="孙凯" w:date="2025-04-16T11:04:36Z"/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5CB6E09">
      <w:pPr>
        <w:widowControl w:val="0"/>
        <w:snapToGrid w:val="0"/>
        <w:spacing w:line="360" w:lineRule="auto"/>
        <w:ind w:firstLine="420" w:firstLineChars="200"/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ins w:id="96" w:author="孙凯" w:date="2025-04-16T11:04:37Z">
        <w:r>
          <w:rPr/>
          <w:drawing>
            <wp:inline distT="0" distB="0" distL="114300" distR="114300">
              <wp:extent cx="5219700" cy="7620000"/>
              <wp:effectExtent l="0" t="0" r="0" b="0"/>
              <wp:docPr id="8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图片 3"/>
                      <pic:cNvPicPr>
                        <a:picLocks noChangeAspect="1"/>
                      </pic:cNvPicPr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19700" cy="76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0145981">
      <w:pPr>
        <w:pStyle w:val="6"/>
      </w:pPr>
    </w:p>
    <w:p w14:paraId="063BD864">
      <w:pPr>
        <w:widowControl w:val="0"/>
        <w:spacing w:line="560" w:lineRule="exact"/>
        <w:ind w:firstLine="561" w:firstLineChars="200"/>
        <w:jc w:val="center"/>
        <w:rPr>
          <w:ins w:id="98" w:author="广旭 周" w:date="2024-02-28T09:49:00Z"/>
          <w:rFonts w:ascii="宋体" w:hAnsi="宋体" w:cs="宋体"/>
          <w:b/>
          <w:bCs/>
          <w:color w:val="000000" w:themeColor="text1"/>
          <w:sz w:val="28"/>
          <w:szCs w:val="28"/>
          <w:highlight w:val="none"/>
          <w:rPrChange w:id="99" w:author="孙凯" w:date="2024-02-29T16:31:00Z">
            <w:rPr>
              <w:ins w:id="100" w:author="广旭 周" w:date="2024-02-28T09:49:00Z"/>
              <w:rFonts w:ascii="宋体" w:hAnsi="宋体" w:cs="宋体"/>
              <w:b/>
              <w:bCs/>
              <w:color w:val="000000" w:themeColor="text1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ins w:id="101" w:author="广旭 周" w:date="2024-02-28T09:49:00Z">
        <w:r>
          <w:rPr>
            <w:rFonts w:hint="eastAsia" w:ascii="宋体" w:hAnsi="宋体" w:cs="宋体"/>
            <w:b/>
            <w:bCs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t>第</w:t>
        </w:r>
      </w:ins>
      <w:ins w:id="102" w:author="广旭 周" w:date="2024-02-28T09:50:00Z">
        <w:r>
          <w:rPr>
            <w:rFonts w:hint="eastAsia" w:ascii="宋体" w:hAnsi="宋体" w:cs="宋体"/>
            <w:b/>
            <w:bCs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t>四</w:t>
        </w:r>
      </w:ins>
      <w:ins w:id="103" w:author="广旭 周" w:date="2024-02-28T09:49:00Z">
        <w:r>
          <w:rPr>
            <w:rFonts w:hint="eastAsia" w:ascii="宋体" w:hAnsi="宋体" w:cs="宋体"/>
            <w:b/>
            <w:bCs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t xml:space="preserve">章  </w:t>
        </w:r>
      </w:ins>
      <w:ins w:id="104" w:author="广旭 周" w:date="2024-02-28T09:51:00Z">
        <w:r>
          <w:rPr>
            <w:rFonts w:hint="eastAsia" w:ascii="宋体" w:hAnsi="宋体" w:cs="宋体"/>
            <w:b/>
            <w:bCs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t>故障等级划分及维修响应</w:t>
        </w:r>
      </w:ins>
    </w:p>
    <w:p w14:paraId="7A13E7E4">
      <w:pPr>
        <w:widowControl w:val="0"/>
        <w:spacing w:line="560" w:lineRule="exact"/>
        <w:rPr>
          <w:ins w:id="105" w:author="广旭 周" w:date="2024-02-28T09:49:00Z"/>
          <w:rFonts w:ascii="宋体" w:hAnsi="宋体" w:cs="宋体"/>
          <w:b/>
          <w:bCs/>
          <w:color w:val="000000" w:themeColor="text1"/>
          <w:sz w:val="28"/>
          <w:szCs w:val="28"/>
          <w:highlight w:val="none"/>
          <w:rPrChange w:id="106" w:author="孙凯" w:date="2024-02-29T16:31:00Z">
            <w:rPr>
              <w:ins w:id="107" w:author="广旭 周" w:date="2024-02-28T09:49:00Z"/>
              <w:rFonts w:ascii="宋体" w:hAnsi="宋体" w:cs="宋体"/>
              <w:b/>
              <w:bCs/>
              <w:color w:val="000000" w:themeColor="text1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</w:p>
    <w:p w14:paraId="51B48E7E">
      <w:pPr>
        <w:widowControl w:val="0"/>
        <w:spacing w:line="360" w:lineRule="auto"/>
        <w:ind w:firstLine="480" w:firstLineChars="200"/>
        <w:rPr>
          <w:ins w:id="109" w:author="广旭 周" w:date="2024-02-28T09:49:00Z"/>
          <w:rFonts w:ascii="宋体" w:hAnsi="宋体" w:cs="宋体"/>
          <w:color w:val="000000" w:themeColor="text1"/>
          <w:sz w:val="24"/>
          <w:szCs w:val="24"/>
          <w:highlight w:val="none"/>
          <w:rPrChange w:id="110" w:author="孙凯" w:date="2024-02-29T16:31:00Z">
            <w:rPr>
              <w:ins w:id="111" w:author="广旭 周" w:date="2024-02-28T09:49:00Z"/>
              <w:rFonts w:ascii="宋体" w:hAnsi="宋体" w:cs="宋体"/>
              <w:color w:val="000000" w:themeColor="text1"/>
              <w:sz w:val="24"/>
              <w:szCs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pPrChange w:id="108" w:author="孙凯" w:date="2024-02-29T16:32:00Z">
          <w:pPr>
            <w:widowControl w:val="0"/>
            <w:spacing w:line="560" w:lineRule="exact"/>
            <w:ind w:firstLine="480" w:firstLineChars="200"/>
          </w:pPr>
        </w:pPrChange>
      </w:pPr>
      <w:ins w:id="112" w:author="广旭 周" w:date="2024-02-28T09:49:00Z">
        <w:r>
          <w:rPr>
            <w:rFonts w:hint="eastAsia" w:ascii="宋体" w:hAnsi="宋体" w:cs="宋体"/>
            <w:color w:val="000000" w:themeColor="text1"/>
            <w:sz w:val="24"/>
            <w:szCs w:val="24"/>
            <w:highlight w:val="none"/>
            <w:rPrChange w:id="113" w:author="孙凯" w:date="2024-02-29T16:31:00Z">
              <w:rPr>
                <w:rFonts w:hint="eastAsia" w:ascii="宋体" w:hAnsi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t>第</w:t>
        </w:r>
      </w:ins>
      <w:ins w:id="114" w:author="广旭 周" w:date="2024-02-28T09:50:00Z">
        <w:r>
          <w:rPr>
            <w:rFonts w:hint="eastAsia" w:ascii="宋体" w:hAnsi="宋体" w:cs="宋体"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十</w:t>
        </w:r>
      </w:ins>
      <w:ins w:id="115" w:author="广旭 周" w:date="2024-02-28T09:50:00Z">
        <w:del w:id="116" w:author="ZZY [2]" w:date="2024-03-13T14:09:24Z">
          <w:r>
            <w:rPr>
              <w:rFonts w:hint="default" w:ascii="宋体" w:hAnsi="宋体" w:cs="宋体"/>
              <w:color w:val="000000" w:themeColor="text1"/>
              <w:sz w:val="24"/>
              <w:szCs w:val="24"/>
              <w:lang w:val="en-US"/>
              <w14:textFill>
                <w14:solidFill>
                  <w14:schemeClr w14:val="tx1"/>
                </w14:solidFill>
              </w14:textFill>
            </w:rPr>
            <w:delText>三</w:delText>
          </w:r>
        </w:del>
      </w:ins>
      <w:ins w:id="117" w:author="ZZY [2]" w:date="2024-03-13T14:09:25Z">
        <w:r>
          <w:rPr>
            <w:rFonts w:hint="eastAsia" w:ascii="宋体" w:hAnsi="宋体" w:cs="宋体"/>
            <w:color w:val="000000" w:themeColor="text1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二</w:t>
        </w:r>
      </w:ins>
      <w:ins w:id="118" w:author="广旭 周" w:date="2024-02-28T09:49:00Z">
        <w:r>
          <w:rPr>
            <w:rFonts w:hint="eastAsia" w:ascii="宋体" w:hAnsi="宋体" w:cs="宋体"/>
            <w:color w:val="000000" w:themeColor="text1"/>
            <w:sz w:val="24"/>
            <w:szCs w:val="24"/>
            <w:highlight w:val="none"/>
            <w:rPrChange w:id="119" w:author="孙凯" w:date="2024-02-29T16:31:00Z">
              <w:rPr>
                <w:rFonts w:hint="eastAsia" w:ascii="宋体" w:hAnsi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t>条</w:t>
        </w:r>
      </w:ins>
      <w:ins w:id="120" w:author="广旭 周" w:date="2024-02-28T09:49:00Z">
        <w:r>
          <w:rPr>
            <w:rFonts w:ascii="宋体" w:hAnsi="宋体" w:cs="宋体"/>
            <w:color w:val="000000" w:themeColor="text1"/>
            <w:sz w:val="24"/>
            <w:szCs w:val="24"/>
            <w:highlight w:val="none"/>
            <w:rPrChange w:id="121" w:author="孙凯" w:date="2024-02-29T16:31:00Z">
              <w:rPr>
                <w:rFonts w:ascii="宋体" w:hAnsi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t xml:space="preserve">    </w:t>
        </w:r>
      </w:ins>
      <w:ins w:id="122" w:author="广旭 周" w:date="2024-02-28T09:49:00Z">
        <w:r>
          <w:rPr>
            <w:rFonts w:hint="eastAsia" w:ascii="宋体" w:hAnsi="宋体" w:cs="宋体"/>
            <w:color w:val="000000" w:themeColor="text1"/>
            <w:sz w:val="24"/>
            <w:szCs w:val="24"/>
            <w:highlight w:val="none"/>
            <w:rPrChange w:id="123" w:author="孙凯" w:date="2024-02-29T16:31:00Z">
              <w:rPr>
                <w:rFonts w:hint="eastAsia" w:ascii="宋体" w:hAnsi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t>根据故障对系统运行、联网收费的影响程度，按照影响的严重程度从高到低分别是一级故障、二级故障、三级故障。</w:t>
        </w:r>
      </w:ins>
    </w:p>
    <w:p w14:paraId="67D47BF5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line="360" w:lineRule="auto"/>
        <w:ind w:left="0" w:leftChars="0" w:firstLine="480" w:firstLineChars="200"/>
        <w:jc w:val="left"/>
        <w:rPr>
          <w:ins w:id="124" w:author="孙凯" w:date="2025-04-16T10:58:17Z"/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ins w:id="125" w:author="孙凯" w:date="2025-04-16T10:58:17Z">
        <w:r>
          <w:rPr>
            <w:rFonts w:hint="eastAsia" w:ascii="宋体" w:hAnsi="宋体" w:cs="宋体"/>
            <w:color w:val="000000"/>
            <w:sz w:val="24"/>
            <w:szCs w:val="24"/>
            <w:lang w:val="en-US" w:eastAsia="zh-CN"/>
          </w:rPr>
          <w:t>（二）故障设备维修，做好故障维修登记工作，保证设备修复及时返回。</w:t>
        </w:r>
      </w:ins>
    </w:p>
    <w:p w14:paraId="03EDB859">
      <w:pPr>
        <w:widowControl w:val="0"/>
        <w:numPr>
          <w:ilvl w:val="0"/>
          <w:numId w:val="0"/>
        </w:numPr>
        <w:tabs>
          <w:tab w:val="left" w:pos="1680"/>
        </w:tabs>
        <w:snapToGrid w:val="0"/>
        <w:spacing w:before="11" w:line="360" w:lineRule="auto"/>
        <w:ind w:firstLine="480" w:firstLineChars="200"/>
        <w:jc w:val="left"/>
        <w:rPr>
          <w:ins w:id="127" w:author="广旭 周" w:date="2024-02-28T09:49:00Z"/>
          <w:rFonts w:hint="eastAsia" w:ascii="宋体" w:hAnsi="宋体" w:eastAsia="宋体" w:cs="宋体"/>
          <w:color w:val="000000"/>
          <w:sz w:val="24"/>
          <w:szCs w:val="24"/>
          <w:lang w:val="en-US" w:eastAsia="zh-CN" w:bidi="ar-SA"/>
          <w:rPrChange w:id="128" w:author="孙凯" w:date="2025-04-16T10:59:44Z">
            <w:rPr>
              <w:ins w:id="129" w:author="广旭 周" w:date="2024-02-28T09:49:00Z"/>
              <w:rFonts w:hint="eastAsia" w:eastAsia="宋体"/>
              <w:sz w:val="22"/>
              <w:lang w:val="en-US" w:eastAsia="zh-CN" w:bidi="ar-SA"/>
            </w:rPr>
          </w:rPrChange>
        </w:rPr>
        <w:pPrChange w:id="126" w:author="孙凯" w:date="2025-04-16T10:59:44Z">
          <w:pPr>
            <w:pStyle w:val="6"/>
            <w:spacing w:before="11"/>
          </w:pPr>
        </w:pPrChange>
      </w:pPr>
    </w:p>
    <w:p w14:paraId="50CEC5BC">
      <w:pPr>
        <w:pStyle w:val="6"/>
        <w:spacing w:before="11"/>
        <w:rPr>
          <w:sz w:val="22"/>
          <w:lang w:val="en-US"/>
        </w:rPr>
      </w:pPr>
      <w:ins w:id="130" w:author="孙凯" w:date="2025-04-16T10:57:21Z">
        <w:r>
          <w:rPr/>
          <w:drawing>
            <wp:inline distT="0" distB="0" distL="114300" distR="114300">
              <wp:extent cx="5271770" cy="4725035"/>
              <wp:effectExtent l="0" t="0" r="5080" b="18415"/>
              <wp:docPr id="7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图片 2"/>
                      <pic:cNvPicPr>
                        <a:picLocks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1770" cy="4725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3014550">
      <w:pPr>
        <w:pStyle w:val="5"/>
        <w:tabs>
          <w:tab w:val="left" w:pos="1202"/>
          <w:tab w:val="left" w:pos="1802"/>
        </w:tabs>
        <w:ind w:right="100"/>
        <w:rPr>
          <w:ins w:id="132" w:author="孙凯" w:date="2025-04-16T11:04:52Z"/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3.1插入标题123123123123</w:t>
      </w:r>
    </w:p>
    <w:p w14:paraId="766D1FAF">
      <w:pPr>
        <w:pStyle w:val="3"/>
        <w:bidi w:val="0"/>
        <w:rPr>
          <w:sz w:val="28"/>
          <w:szCs w:val="28"/>
        </w:rPr>
      </w:pPr>
      <w:r>
        <w:rPr>
          <w:sz w:val="28"/>
          <w:szCs w:val="28"/>
        </w:rPr>
        <w:t>第四章</w:t>
      </w:r>
      <w:r>
        <w:rPr>
          <w:rFonts w:hint="eastAsia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附</w:t>
      </w:r>
      <w:r>
        <w:rPr>
          <w:rFonts w:hint="eastAsia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则</w:t>
      </w:r>
    </w:p>
    <w:p w14:paraId="7A171896">
      <w:pPr>
        <w:pStyle w:val="6"/>
        <w:rPr>
          <w:b/>
          <w:sz w:val="30"/>
        </w:rPr>
      </w:pPr>
    </w:p>
    <w:p w14:paraId="15F96A37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第十</w:t>
      </w:r>
      <w:del w:id="133" w:author="ZZY [2]" w:date="2024-03-13T14:09:41Z">
        <w:r>
          <w:rPr>
            <w:rFonts w:hint="default" w:ascii="宋体" w:hAnsi="宋体" w:cs="宋体"/>
            <w:bCs/>
            <w:color w:val="000000" w:themeColor="text1"/>
            <w:sz w:val="24"/>
            <w:szCs w:val="24"/>
            <w:lang w:val="en-US"/>
            <w14:textFill>
              <w14:solidFill>
                <w14:schemeClr w14:val="tx1"/>
              </w14:solidFill>
            </w14:textFill>
          </w:rPr>
          <w:delText>三</w:delText>
        </w:r>
      </w:del>
      <w:ins w:id="134" w:author="ZZY [2]" w:date="2024-03-13T14:09:42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七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条    本办法由工程技术部</w:t>
      </w:r>
      <w:ins w:id="135" w:author="广旭 周" w:date="2024-02-28T09:11:00Z">
        <w:del w:id="136" w:author="ZZY [2]" w:date="2024-03-13T15:06:27Z">
          <w:r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  <w:delText>机电系统室</w:delText>
          </w:r>
        </w:del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负责解释，自颁布之日起施行。</w:t>
      </w:r>
    </w:p>
    <w:p w14:paraId="7E4988CE">
      <w:pPr>
        <w:pStyle w:val="6"/>
      </w:pPr>
    </w:p>
    <w:p w14:paraId="3ECC65DB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BAECD6C">
      <w:pPr>
        <w:jc w:val="left"/>
        <w:rPr>
          <w:ins w:id="137" w:author="广旭 周" w:date="2024-02-28T16:58:00Z"/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ins w:id="138" w:author="广旭 周" w:date="2024-02-28T16:58:00Z">
        <w:r>
          <w:rPr>
            <w:rFonts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br w:type="page"/>
        </w:r>
      </w:ins>
    </w:p>
    <w:p w14:paraId="517B5541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附件：</w:t>
      </w:r>
    </w:p>
    <w:p w14:paraId="37A8402F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1.《营运管理部门检查周记录表》</w:t>
      </w:r>
    </w:p>
    <w:p w14:paraId="1CEA285A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2.《</w:t>
      </w:r>
      <w:ins w:id="139" w:author="ZZY [2]" w:date="2024-03-13T14:02:06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工程技术部机电系统室设备运维人员系统维护检查记录表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》</w:t>
      </w:r>
    </w:p>
    <w:p w14:paraId="59EB867F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3.《</w:t>
      </w:r>
      <w:ins w:id="140" w:author="ZZY [2]" w:date="2024-03-13T14:01:42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收费所生产岗系统维护检查</w:t>
        </w:r>
      </w:ins>
      <w:ins w:id="141" w:author="ZZY [2]" w:date="2024-03-13T15:03:11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日</w:t>
        </w:r>
      </w:ins>
      <w:ins w:id="142" w:author="ZZY [2]" w:date="2024-03-13T14:01:42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记录表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》</w:t>
      </w:r>
    </w:p>
    <w:p w14:paraId="74BAF01F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:highlight w:val="none"/>
          <w:rPrChange w:id="143" w:author="ZZY [2]" w:date="2024-03-13T14:04:12Z">
            <w:rPr>
              <w:rFonts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:highlight w:val="none"/>
          <w:rPrChange w:id="144" w:author="ZZY [2]" w:date="2024-03-13T14:04:12Z"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4.《</w:t>
      </w:r>
      <w:ins w:id="145" w:author="ZZY [2]" w:date="2024-03-13T14:11:21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设备运维人员</w:t>
        </w:r>
      </w:ins>
      <w:ins w:id="146" w:author="ZZY [2]" w:date="2024-03-13T14:12:41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lang w:val="en-US" w:eastAsia="zh-CN"/>
            <w14:textFill>
              <w14:solidFill>
                <w14:schemeClr w14:val="tx1"/>
              </w14:solidFill>
            </w14:textFill>
          </w:rPr>
          <w:t>检查</w:t>
        </w:r>
      </w:ins>
      <w:del w:id="147" w:author="ZZY [2]" w:date="2024-03-13T14:11:21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highlight w:val="none"/>
            <w:rPrChange w:id="148" w:author="ZZY [2]" w:date="2024-03-13T14:04:12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收费所设备管理人员</w:delText>
        </w:r>
      </w:del>
      <w:r>
        <w:rPr>
          <w:rFonts w:hint="eastAsia" w:ascii="宋体" w:hAnsi="宋体" w:cs="宋体"/>
          <w:bCs/>
          <w:color w:val="000000" w:themeColor="text1"/>
          <w:sz w:val="24"/>
          <w:szCs w:val="24"/>
          <w:highlight w:val="none"/>
          <w:rPrChange w:id="149" w:author="ZZY [2]" w:date="2024-03-13T14:04:12Z"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周记录表》</w:t>
      </w:r>
    </w:p>
    <w:p w14:paraId="72EF35DB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:highlight w:val="none"/>
          <w:rPrChange w:id="150" w:author="ZZY [2]" w:date="2024-03-13T15:04:02Z">
            <w:rPr>
              <w:rFonts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:highlight w:val="none"/>
          <w:rPrChange w:id="151" w:author="ZZY [2]" w:date="2024-03-13T15:04:02Z"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5.《</w:t>
      </w:r>
      <w:ins w:id="152" w:author="ZZY [2]" w:date="2024-03-13T14:11:25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highlight w:val="none"/>
            <w:rPrChange w:id="153" w:author="ZZY [2]" w:date="2024-03-13T15:04:02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t>设备运维人员</w:t>
        </w:r>
      </w:ins>
      <w:del w:id="154" w:author="ZZY [2]" w:date="2024-03-13T14:11:25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highlight w:val="none"/>
            <w:rPrChange w:id="155" w:author="ZZY [2]" w:date="2024-03-13T15:04:02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收费所设备管理人员</w:delText>
        </w:r>
      </w:del>
      <w:r>
        <w:rPr>
          <w:rFonts w:hint="eastAsia" w:ascii="宋体" w:hAnsi="宋体" w:cs="宋体"/>
          <w:bCs/>
          <w:color w:val="000000" w:themeColor="text1"/>
          <w:sz w:val="24"/>
          <w:szCs w:val="24"/>
          <w:highlight w:val="none"/>
          <w:rPrChange w:id="156" w:author="ZZY [2]" w:date="2024-03-13T15:04:02Z"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检查月记录表》</w:t>
      </w:r>
    </w:p>
    <w:p w14:paraId="3278C24C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:highlight w:val="none"/>
          <w:rPrChange w:id="157" w:author="ZZY [2]" w:date="2024-03-13T15:04:02Z">
            <w:rPr>
              <w:rFonts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:highlight w:val="none"/>
          <w:rPrChange w:id="158" w:author="ZZY [2]" w:date="2024-03-13T15:04:02Z"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6.《</w:t>
      </w:r>
      <w:del w:id="159" w:author="ZZY [2]" w:date="2024-03-13T14:11:33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highlight w:val="none"/>
            <w:rPrChange w:id="160" w:author="ZZY [2]" w:date="2024-03-13T15:04:02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收</w:delText>
        </w:r>
      </w:del>
      <w:del w:id="161" w:author="ZZY [2]" w:date="2024-03-13T14:11:33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highlight w:val="none"/>
            <w:rPrChange w:id="162" w:author="ZZY [2]" w:date="2024-03-13T15:04:02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费</w:delText>
        </w:r>
      </w:del>
      <w:del w:id="163" w:author="ZZY [2]" w:date="2024-03-13T14:11:33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highlight w:val="none"/>
            <w:rPrChange w:id="164" w:author="ZZY [2]" w:date="2024-03-13T15:04:02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所</w:delText>
        </w:r>
      </w:del>
      <w:r>
        <w:rPr>
          <w:rFonts w:hint="eastAsia" w:ascii="宋体" w:hAnsi="宋体" w:cs="宋体"/>
          <w:bCs/>
          <w:color w:val="000000" w:themeColor="text1"/>
          <w:sz w:val="24"/>
          <w:szCs w:val="24"/>
          <w:highlight w:val="none"/>
          <w:rPrChange w:id="165" w:author="ZZY [2]" w:date="2024-03-13T15:04:02Z"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供配电检查周记录表》</w:t>
      </w:r>
    </w:p>
    <w:p w14:paraId="442E9B11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:highlight w:val="none"/>
          <w:rPrChange w:id="166" w:author="ZZY [2]" w:date="2024-03-13T15:04:02Z">
            <w:rPr>
              <w:rFonts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:highlight w:val="none"/>
          <w:rPrChange w:id="167" w:author="ZZY [2]" w:date="2024-03-13T15:04:02Z"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7.《</w:t>
      </w:r>
      <w:del w:id="168" w:author="ZZY [2]" w:date="2024-03-13T14:11:35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highlight w:val="none"/>
            <w:rPrChange w:id="169" w:author="ZZY [2]" w:date="2024-03-13T15:04:02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收</w:delText>
        </w:r>
      </w:del>
      <w:del w:id="170" w:author="ZZY [2]" w:date="2024-03-13T14:11:34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highlight w:val="none"/>
            <w:rPrChange w:id="171" w:author="ZZY [2]" w:date="2024-03-13T15:04:02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费</w:delText>
        </w:r>
      </w:del>
      <w:del w:id="172" w:author="ZZY [2]" w:date="2024-03-13T14:11:34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:highlight w:val="none"/>
            <w:rPrChange w:id="173" w:author="ZZY [2]" w:date="2024-03-13T15:04:02Z"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所</w:delText>
        </w:r>
      </w:del>
      <w:r>
        <w:rPr>
          <w:rFonts w:hint="eastAsia" w:ascii="宋体" w:hAnsi="宋体" w:cs="宋体"/>
          <w:bCs/>
          <w:color w:val="000000" w:themeColor="text1"/>
          <w:sz w:val="24"/>
          <w:szCs w:val="24"/>
          <w:highlight w:val="none"/>
          <w:rPrChange w:id="174" w:author="ZZY [2]" w:date="2024-03-13T15:04:02Z">
            <w:rPr>
              <w:rFonts w:hint="eastAsia"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供配电检查月记录表》</w:t>
      </w:r>
    </w:p>
    <w:p w14:paraId="1E567592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8.《</w:t>
      </w:r>
      <w:del w:id="175" w:author="ZZY [2]" w:date="2024-03-13T14:11:56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delText>收费</w:delText>
        </w:r>
      </w:del>
      <w:del w:id="176" w:author="ZZY [2]" w:date="2024-03-13T14:11:55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delText>所</w:delText>
        </w:r>
      </w:del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供配电检查季度/年度记录表》</w:t>
      </w:r>
    </w:p>
    <w:p w14:paraId="7DFBAB96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9.《工程技术部</w:t>
      </w:r>
      <w:ins w:id="177" w:author="广旭 周" w:date="2024-02-28T09:11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机电系统室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设备管理人员对收费所</w:t>
      </w:r>
      <w:del w:id="178" w:author="广旭 周" w:date="2024-02-29T10:17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delText>月度</w:delText>
        </w:r>
      </w:del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检查记录表》</w:t>
      </w:r>
    </w:p>
    <w:p w14:paraId="6F6B4B41">
      <w:pPr>
        <w:widowControl w:val="0"/>
        <w:snapToGrid w:val="0"/>
        <w:spacing w:line="360" w:lineRule="auto"/>
        <w:ind w:firstLine="480" w:firstLineChars="200"/>
        <w:rPr>
          <w:ins w:id="179" w:author="广旭 周" w:date="2024-02-28T09:56:00Z"/>
          <w:rFonts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10.《工程技术部</w:t>
      </w:r>
      <w:ins w:id="180" w:author="广旭 周" w:date="2024-02-28T09:11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机电系统室</w:t>
        </w:r>
      </w:ins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设备管理人员检查</w:t>
      </w:r>
      <w:del w:id="181" w:author="广旭 周" w:date="2024-02-29T10:17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delText>季度/年度</w:delText>
        </w:r>
      </w:del>
      <w:r>
        <w:rPr>
          <w:rFonts w:hint="eastAsia" w:ascii="宋体" w:hAnsi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记录表》</w:t>
      </w:r>
    </w:p>
    <w:p w14:paraId="312F3D50">
      <w:pPr>
        <w:widowControl w:val="0"/>
        <w:snapToGrid w:val="0"/>
        <w:spacing w:line="360" w:lineRule="auto"/>
        <w:ind w:firstLine="480" w:firstLineChars="200"/>
        <w:rPr>
          <w:rFonts w:ascii="宋体" w:hAnsi="宋体" w:cs="宋体"/>
          <w:bCs/>
          <w:color w:val="000000" w:themeColor="text1"/>
          <w:sz w:val="24"/>
          <w:szCs w:val="24"/>
          <w:rPrChange w:id="182" w:author="孙凯" w:date="2024-02-29T16:31:00Z">
            <w:rPr>
              <w:rFonts w:ascii="宋体" w:hAnsi="宋体" w:cs="宋体"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sectPr>
          <w:type w:val="continuous"/>
          <w:pgSz w:w="11910" w:h="16840"/>
          <w:pgMar w:top="1440" w:right="1800" w:bottom="1440" w:left="1800" w:header="0" w:footer="993" w:gutter="0"/>
          <w:cols w:space="425" w:num="1"/>
        </w:sectPr>
      </w:pPr>
      <w:ins w:id="183" w:author="广旭 周" w:date="2024-02-28T09:56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1</w:t>
        </w:r>
      </w:ins>
      <w:ins w:id="184" w:author="广旭 周" w:date="2024-02-28T09:56:00Z">
        <w:r>
          <w:rPr>
            <w:rFonts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1.</w:t>
        </w:r>
      </w:ins>
      <w:ins w:id="185" w:author="孙凯" w:date="2024-02-29T16:42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《</w:t>
        </w:r>
      </w:ins>
      <w:ins w:id="186" w:author="广旭 周" w:date="2024-02-28T09:56:00Z">
        <w:del w:id="187" w:author="孙凯" w:date="2024-02-29T16:42:00Z">
          <w:r>
            <w:rPr>
              <w:rFonts w:hint="eastAsia"/>
            </w:rPr>
            <w:delText xml:space="preserve"> </w:delText>
          </w:r>
        </w:del>
      </w:ins>
      <w:ins w:id="188" w:author="广旭 周" w:date="2024-02-28T09:56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设备维修记录表</w:t>
        </w:r>
      </w:ins>
      <w:ins w:id="189" w:author="孙凯" w:date="2024-02-29T16:43:00Z">
        <w:r>
          <w:rPr>
            <w:rFonts w:hint="eastAsia" w:ascii="宋体" w:hAnsi="宋体" w:cs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t>》</w:t>
        </w:r>
      </w:ins>
    </w:p>
    <w:p w14:paraId="62B4D748">
      <w:pPr>
        <w:pStyle w:val="6"/>
        <w:rPr>
          <w:sz w:val="20"/>
        </w:rPr>
      </w:pPr>
    </w:p>
    <w:p w14:paraId="5833B98A">
      <w:pPr>
        <w:pStyle w:val="6"/>
        <w:spacing w:before="77"/>
        <w:ind w:left="240"/>
      </w:pPr>
      <w:r>
        <w:rPr>
          <w:rFonts w:hint="eastAsia"/>
        </w:rPr>
        <w:t>附件 1</w:t>
      </w:r>
    </w:p>
    <w:p w14:paraId="2D6151F8">
      <w:pPr>
        <w:pStyle w:val="6"/>
        <w:rPr>
          <w:rFonts w:ascii="Times New Roman"/>
          <w:sz w:val="29"/>
        </w:rPr>
      </w:pPr>
    </w:p>
    <w:p w14:paraId="0B9AC60D">
      <w:pPr>
        <w:pStyle w:val="2"/>
      </w:pPr>
      <w:r>
        <w:rPr>
          <w:rFonts w:hint="eastAsia"/>
        </w:rPr>
        <w:t>营运管理部门检查周记录表</w:t>
      </w:r>
    </w:p>
    <w:p w14:paraId="3E3A65C8">
      <w:pPr>
        <w:tabs>
          <w:tab w:val="left" w:pos="9139"/>
          <w:tab w:val="left" w:pos="10607"/>
          <w:tab w:val="left" w:pos="11239"/>
          <w:tab w:val="left" w:pos="11867"/>
          <w:tab w:val="left" w:pos="12707"/>
        </w:tabs>
        <w:spacing w:before="105" w:after="31"/>
        <w:ind w:left="2208"/>
        <w:jc w:val="left"/>
      </w:pPr>
      <w:r>
        <w:t>维护人</w:t>
      </w:r>
      <w:r>
        <w:tab/>
      </w:r>
      <w:r>
        <w:t>维护时间：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年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月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日—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日</w:t>
      </w:r>
    </w:p>
    <w:tbl>
      <w:tblPr>
        <w:tblStyle w:val="12"/>
        <w:tblW w:w="14208" w:type="dxa"/>
        <w:tblInd w:w="1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1481"/>
        <w:gridCol w:w="472"/>
        <w:gridCol w:w="419"/>
        <w:gridCol w:w="2418"/>
        <w:gridCol w:w="658"/>
        <w:gridCol w:w="1234"/>
        <w:gridCol w:w="1346"/>
        <w:gridCol w:w="341"/>
        <w:gridCol w:w="471"/>
        <w:gridCol w:w="534"/>
        <w:gridCol w:w="410"/>
        <w:gridCol w:w="525"/>
        <w:gridCol w:w="411"/>
        <w:gridCol w:w="1347"/>
        <w:gridCol w:w="1341"/>
      </w:tblGrid>
      <w:tr w14:paraId="10A5016F">
        <w:trPr>
          <w:trHeight w:val="440" w:hRule="atLeast"/>
        </w:trPr>
        <w:tc>
          <w:tcPr>
            <w:tcW w:w="800" w:type="dxa"/>
          </w:tcPr>
          <w:p w14:paraId="0FDB086C">
            <w:pPr>
              <w:pStyle w:val="16"/>
            </w:pPr>
            <w:r>
              <w:rPr>
                <w:rFonts w:hint="eastAsia"/>
              </w:rPr>
              <w:t>序号</w:t>
            </w:r>
          </w:p>
        </w:tc>
        <w:tc>
          <w:tcPr>
            <w:tcW w:w="1481" w:type="dxa"/>
            <w:tcBorders>
              <w:right w:val="nil"/>
            </w:tcBorders>
          </w:tcPr>
          <w:p w14:paraId="76833932">
            <w:pPr>
              <w:pStyle w:val="16"/>
            </w:pPr>
            <w:r>
              <w:rPr>
                <w:rFonts w:hint="eastAsia"/>
                <w:w w:val="99"/>
              </w:rPr>
              <w:t>维</w:t>
            </w:r>
          </w:p>
        </w:tc>
        <w:tc>
          <w:tcPr>
            <w:tcW w:w="472" w:type="dxa"/>
            <w:tcBorders>
              <w:left w:val="nil"/>
              <w:right w:val="nil"/>
            </w:tcBorders>
          </w:tcPr>
          <w:p w14:paraId="50169786">
            <w:pPr>
              <w:pStyle w:val="16"/>
            </w:pPr>
            <w:r>
              <w:rPr>
                <w:rFonts w:hint="eastAsia"/>
                <w:w w:val="99"/>
              </w:rPr>
              <w:t>护</w:t>
            </w:r>
          </w:p>
        </w:tc>
        <w:tc>
          <w:tcPr>
            <w:tcW w:w="419" w:type="dxa"/>
            <w:tcBorders>
              <w:left w:val="nil"/>
              <w:right w:val="nil"/>
            </w:tcBorders>
          </w:tcPr>
          <w:p w14:paraId="4ECC1D96">
            <w:pPr>
              <w:pStyle w:val="16"/>
            </w:pPr>
            <w:r>
              <w:rPr>
                <w:rFonts w:hint="eastAsia"/>
                <w:w w:val="99"/>
              </w:rPr>
              <w:t>要</w:t>
            </w:r>
          </w:p>
        </w:tc>
        <w:tc>
          <w:tcPr>
            <w:tcW w:w="2418" w:type="dxa"/>
            <w:tcBorders>
              <w:left w:val="nil"/>
            </w:tcBorders>
          </w:tcPr>
          <w:p w14:paraId="5B527A2C">
            <w:pPr>
              <w:pStyle w:val="16"/>
            </w:pPr>
            <w:r>
              <w:rPr>
                <w:rFonts w:hint="eastAsia"/>
                <w:w w:val="99"/>
              </w:rPr>
              <w:t>求</w:t>
            </w:r>
          </w:p>
        </w:tc>
        <w:tc>
          <w:tcPr>
            <w:tcW w:w="658" w:type="dxa"/>
            <w:tcBorders>
              <w:right w:val="nil"/>
            </w:tcBorders>
          </w:tcPr>
          <w:p w14:paraId="477B4B33">
            <w:pPr>
              <w:pStyle w:val="16"/>
            </w:pPr>
          </w:p>
        </w:tc>
        <w:tc>
          <w:tcPr>
            <w:tcW w:w="1234" w:type="dxa"/>
            <w:tcBorders>
              <w:left w:val="nil"/>
              <w:right w:val="nil"/>
            </w:tcBorders>
          </w:tcPr>
          <w:p w14:paraId="3B074244">
            <w:pPr>
              <w:pStyle w:val="16"/>
            </w:pPr>
          </w:p>
        </w:tc>
        <w:tc>
          <w:tcPr>
            <w:tcW w:w="1687" w:type="dxa"/>
            <w:gridSpan w:val="2"/>
            <w:tcBorders>
              <w:left w:val="nil"/>
              <w:right w:val="nil"/>
            </w:tcBorders>
          </w:tcPr>
          <w:p w14:paraId="15D3F46F">
            <w:pPr>
              <w:pStyle w:val="16"/>
            </w:pPr>
            <w:r>
              <w:rPr>
                <w:rFonts w:hint="eastAsia"/>
                <w:w w:val="99"/>
              </w:rPr>
              <w:t>维</w:t>
            </w:r>
          </w:p>
        </w:tc>
        <w:tc>
          <w:tcPr>
            <w:tcW w:w="471" w:type="dxa"/>
            <w:tcBorders>
              <w:left w:val="nil"/>
              <w:right w:val="nil"/>
            </w:tcBorders>
          </w:tcPr>
          <w:p w14:paraId="24A252AA">
            <w:pPr>
              <w:pStyle w:val="16"/>
            </w:pPr>
            <w:r>
              <w:rPr>
                <w:rFonts w:hint="eastAsia"/>
                <w:w w:val="99"/>
              </w:rPr>
              <w:t>护</w:t>
            </w:r>
          </w:p>
        </w:tc>
        <w:tc>
          <w:tcPr>
            <w:tcW w:w="534" w:type="dxa"/>
            <w:tcBorders>
              <w:left w:val="nil"/>
              <w:right w:val="nil"/>
            </w:tcBorders>
          </w:tcPr>
          <w:p w14:paraId="63D121EA">
            <w:pPr>
              <w:pStyle w:val="16"/>
            </w:pPr>
            <w:r>
              <w:rPr>
                <w:rFonts w:hint="eastAsia"/>
                <w:w w:val="99"/>
              </w:rPr>
              <w:t>检</w:t>
            </w:r>
          </w:p>
        </w:tc>
        <w:tc>
          <w:tcPr>
            <w:tcW w:w="410" w:type="dxa"/>
            <w:tcBorders>
              <w:left w:val="nil"/>
              <w:right w:val="nil"/>
            </w:tcBorders>
          </w:tcPr>
          <w:p w14:paraId="7E6739B9">
            <w:pPr>
              <w:pStyle w:val="16"/>
            </w:pPr>
            <w:r>
              <w:rPr>
                <w:rFonts w:hint="eastAsia"/>
                <w:w w:val="99"/>
              </w:rPr>
              <w:t>查</w:t>
            </w:r>
          </w:p>
        </w:tc>
        <w:tc>
          <w:tcPr>
            <w:tcW w:w="525" w:type="dxa"/>
            <w:tcBorders>
              <w:left w:val="nil"/>
              <w:right w:val="nil"/>
            </w:tcBorders>
          </w:tcPr>
          <w:p w14:paraId="399E087C">
            <w:pPr>
              <w:pStyle w:val="16"/>
            </w:pPr>
            <w:r>
              <w:rPr>
                <w:rFonts w:hint="eastAsia"/>
                <w:w w:val="99"/>
              </w:rPr>
              <w:t>情</w:t>
            </w:r>
          </w:p>
        </w:tc>
        <w:tc>
          <w:tcPr>
            <w:tcW w:w="411" w:type="dxa"/>
            <w:tcBorders>
              <w:left w:val="nil"/>
              <w:right w:val="nil"/>
            </w:tcBorders>
          </w:tcPr>
          <w:p w14:paraId="4FF1640F">
            <w:pPr>
              <w:pStyle w:val="16"/>
            </w:pPr>
            <w:r>
              <w:rPr>
                <w:rFonts w:hint="eastAsia"/>
                <w:w w:val="99"/>
              </w:rPr>
              <w:t>况</w:t>
            </w:r>
          </w:p>
        </w:tc>
        <w:tc>
          <w:tcPr>
            <w:tcW w:w="1347" w:type="dxa"/>
            <w:tcBorders>
              <w:left w:val="nil"/>
              <w:right w:val="nil"/>
            </w:tcBorders>
          </w:tcPr>
          <w:p w14:paraId="549D6727">
            <w:pPr>
              <w:pStyle w:val="16"/>
            </w:pPr>
          </w:p>
        </w:tc>
        <w:tc>
          <w:tcPr>
            <w:tcW w:w="1341" w:type="dxa"/>
            <w:tcBorders>
              <w:left w:val="nil"/>
            </w:tcBorders>
          </w:tcPr>
          <w:p w14:paraId="0CE87D3C">
            <w:pPr>
              <w:pStyle w:val="16"/>
            </w:pPr>
          </w:p>
        </w:tc>
      </w:tr>
      <w:tr w14:paraId="6CE7B268">
        <w:trPr>
          <w:trHeight w:val="880" w:hRule="atLeast"/>
        </w:trPr>
        <w:tc>
          <w:tcPr>
            <w:tcW w:w="800" w:type="dxa"/>
          </w:tcPr>
          <w:p w14:paraId="55AB61C2">
            <w:pPr>
              <w:pStyle w:val="16"/>
            </w:pPr>
          </w:p>
          <w:p w14:paraId="16F14E81">
            <w:pPr>
              <w:pStyle w:val="16"/>
            </w:pPr>
            <w:r>
              <w:rPr>
                <w:rFonts w:hint="eastAsia"/>
                <w:w w:val="99"/>
              </w:rPr>
              <w:t>一</w:t>
            </w:r>
          </w:p>
        </w:tc>
        <w:tc>
          <w:tcPr>
            <w:tcW w:w="4790" w:type="dxa"/>
            <w:gridSpan w:val="4"/>
          </w:tcPr>
          <w:p w14:paraId="0A741249">
            <w:pPr>
              <w:pStyle w:val="16"/>
            </w:pPr>
          </w:p>
          <w:p w14:paraId="64CFAD0C">
            <w:pPr>
              <w:pStyle w:val="16"/>
            </w:pPr>
            <w:r>
              <w:rPr>
                <w:rFonts w:hint="eastAsia"/>
              </w:rPr>
              <w:t>每日维护检查内容</w:t>
            </w:r>
          </w:p>
        </w:tc>
        <w:tc>
          <w:tcPr>
            <w:tcW w:w="658" w:type="dxa"/>
          </w:tcPr>
          <w:p w14:paraId="51FC4A8A">
            <w:pPr>
              <w:pStyle w:val="16"/>
            </w:pPr>
          </w:p>
          <w:p w14:paraId="03F5F416">
            <w:pPr>
              <w:pStyle w:val="16"/>
            </w:pPr>
            <w:r>
              <mc:AlternateContent>
                <mc:Choice Requires="wpg">
                  <w:drawing>
                    <wp:inline distT="0" distB="0" distL="114300" distR="114300">
                      <wp:extent cx="280670" cy="6350"/>
                      <wp:effectExtent l="0" t="0" r="0" b="0"/>
                      <wp:docPr id="231" name="组合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670" cy="6350"/>
                                <a:chOff x="0" y="0"/>
                                <a:chExt cx="442" cy="10"/>
                              </a:xfrm>
                              <a:effectLst/>
                            </wpg:grpSpPr>
                            <wps:wsp>
                              <wps:cNvPr id="230" name="直接连接符 230"/>
                              <wps:cNvCnPr/>
                              <wps:spPr>
                                <a:xfrm>
                                  <a:off x="0" y="5"/>
                                  <a:ext cx="442" cy="0"/>
                                </a:xfrm>
                                <a:prstGeom prst="line">
                                  <a:avLst/>
                                </a:prstGeom>
                                <a:ln w="6096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12" o:spid="_x0000_s1026" o:spt="203" style="height:0.5pt;width:22.1pt;" coordsize="442,10" o:gfxdata="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IHoFE0wAAAAIB&#10;AAAPAAAAAAAAAAEAIAAAACIAAABkcnMvZG93bnJldi54bWxQSwECFAAUAAAACACHTuJA05zDr1kC&#10;AAAbBQAADgAAAAAAAAABACAAAAAiAQAAZHJzL2Uyb0RvYy54bWxQSwUGAAAAAAYABgBZAQAA7QUA&#10;AAAA&#10;">
                      <o:lock v:ext="edit" aspectratio="f"/>
                      <v:line id="_x0000_s1026" o:spid="_x0000_s1026" o:spt="20" style="position:absolute;left:0;top:5;height:0;width:442;" filled="f" stroked="t" coordsize="21600,21600" o:gfxdata="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BTu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48pt" color="#000000" joinstyle="round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9F4916F">
            <w:pPr>
              <w:pStyle w:val="16"/>
            </w:pPr>
          </w:p>
          <w:p w14:paraId="67C6C78D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234" w:type="dxa"/>
          </w:tcPr>
          <w:p w14:paraId="31923D81">
            <w:pPr>
              <w:pStyle w:val="16"/>
            </w:pPr>
          </w:p>
          <w:p w14:paraId="7C237183">
            <w:pPr>
              <w:pStyle w:val="16"/>
              <w:rPr>
                <w:rFonts w:ascii="宋体" w:eastAsia="宋体"/>
              </w:rPr>
            </w:pPr>
            <w:r>
              <w:rPr>
                <w:w w:val="99"/>
              </w:rPr>
              <w:t xml:space="preserve"> </w:t>
            </w:r>
            <w:r>
              <w:tab/>
            </w:r>
            <w:r>
              <w:rPr>
                <w:rFonts w:hint="eastAsia" w:ascii="宋体" w:eastAsia="宋体"/>
              </w:rPr>
              <w:t>日</w:t>
            </w:r>
          </w:p>
        </w:tc>
        <w:tc>
          <w:tcPr>
            <w:tcW w:w="1346" w:type="dxa"/>
          </w:tcPr>
          <w:p w14:paraId="1538DBEB">
            <w:pPr>
              <w:pStyle w:val="16"/>
            </w:pPr>
          </w:p>
          <w:p w14:paraId="11F801E0">
            <w:pPr>
              <w:pStyle w:val="16"/>
              <w:rPr>
                <w:rFonts w:ascii="宋体" w:eastAsia="宋体"/>
              </w:rPr>
            </w:pPr>
            <w:r>
              <w:rPr>
                <w:w w:val="99"/>
              </w:rPr>
              <w:t xml:space="preserve"> </w:t>
            </w:r>
            <w:r>
              <w:tab/>
            </w:r>
            <w:r>
              <w:rPr>
                <w:rFonts w:hint="eastAsia" w:ascii="宋体" w:eastAsia="宋体"/>
              </w:rPr>
              <w:t>日</w:t>
            </w:r>
          </w:p>
        </w:tc>
        <w:tc>
          <w:tcPr>
            <w:tcW w:w="1346" w:type="dxa"/>
            <w:gridSpan w:val="3"/>
          </w:tcPr>
          <w:p w14:paraId="36DC76E0">
            <w:pPr>
              <w:pStyle w:val="16"/>
            </w:pPr>
          </w:p>
          <w:p w14:paraId="323CF04D">
            <w:pPr>
              <w:pStyle w:val="16"/>
              <w:rPr>
                <w:rFonts w:ascii="宋体" w:eastAsia="宋体"/>
              </w:rPr>
            </w:pPr>
            <w:r>
              <w:rPr>
                <w:w w:val="99"/>
              </w:rPr>
              <w:t xml:space="preserve"> </w:t>
            </w:r>
            <w:r>
              <w:tab/>
            </w:r>
            <w:r>
              <w:rPr>
                <w:rFonts w:hint="eastAsia" w:ascii="宋体" w:eastAsia="宋体"/>
              </w:rPr>
              <w:t>日</w:t>
            </w:r>
          </w:p>
        </w:tc>
        <w:tc>
          <w:tcPr>
            <w:tcW w:w="1346" w:type="dxa"/>
            <w:gridSpan w:val="3"/>
          </w:tcPr>
          <w:p w14:paraId="7782221C">
            <w:pPr>
              <w:pStyle w:val="16"/>
            </w:pPr>
          </w:p>
          <w:p w14:paraId="3A736E80">
            <w:pPr>
              <w:pStyle w:val="16"/>
              <w:rPr>
                <w:rFonts w:ascii="宋体" w:eastAsia="宋体"/>
              </w:rPr>
            </w:pPr>
            <w:r>
              <w:rPr>
                <w:w w:val="99"/>
              </w:rPr>
              <w:t xml:space="preserve"> </w:t>
            </w:r>
            <w:r>
              <w:tab/>
            </w:r>
            <w:r>
              <w:rPr>
                <w:rFonts w:hint="eastAsia" w:ascii="宋体" w:eastAsia="宋体"/>
              </w:rPr>
              <w:t>日</w:t>
            </w:r>
          </w:p>
        </w:tc>
        <w:tc>
          <w:tcPr>
            <w:tcW w:w="1347" w:type="dxa"/>
          </w:tcPr>
          <w:p w14:paraId="70DF9E1F">
            <w:pPr>
              <w:pStyle w:val="16"/>
            </w:pPr>
          </w:p>
          <w:p w14:paraId="420D4077">
            <w:pPr>
              <w:pStyle w:val="16"/>
              <w:rPr>
                <w:rFonts w:ascii="宋体" w:eastAsia="宋体"/>
              </w:rPr>
            </w:pPr>
            <w:r>
              <w:rPr>
                <w:w w:val="99"/>
              </w:rPr>
              <w:t xml:space="preserve"> </w:t>
            </w:r>
            <w:r>
              <w:tab/>
            </w:r>
            <w:r>
              <w:rPr>
                <w:rFonts w:hint="eastAsia" w:ascii="宋体" w:eastAsia="宋体"/>
              </w:rPr>
              <w:t>日</w:t>
            </w:r>
          </w:p>
        </w:tc>
        <w:tc>
          <w:tcPr>
            <w:tcW w:w="1341" w:type="dxa"/>
          </w:tcPr>
          <w:p w14:paraId="3BC82C4B">
            <w:pPr>
              <w:pStyle w:val="16"/>
            </w:pPr>
          </w:p>
          <w:p w14:paraId="3D3BE2EB">
            <w:pPr>
              <w:pStyle w:val="16"/>
              <w:rPr>
                <w:rFonts w:ascii="宋体" w:eastAsia="宋体"/>
              </w:rPr>
            </w:pPr>
            <w:r>
              <w:rPr>
                <w:w w:val="99"/>
              </w:rPr>
              <w:t xml:space="preserve"> </w:t>
            </w:r>
            <w:r>
              <w:tab/>
            </w:r>
            <w:r>
              <w:rPr>
                <w:rFonts w:hint="eastAsia" w:ascii="宋体" w:eastAsia="宋体"/>
              </w:rPr>
              <w:t>日</w:t>
            </w:r>
          </w:p>
        </w:tc>
      </w:tr>
      <w:tr w14:paraId="1B5C0017">
        <w:trPr>
          <w:trHeight w:val="1412" w:hRule="atLeast"/>
        </w:trPr>
        <w:tc>
          <w:tcPr>
            <w:tcW w:w="800" w:type="dxa"/>
          </w:tcPr>
          <w:p w14:paraId="02D2A55F">
            <w:pPr>
              <w:pStyle w:val="16"/>
            </w:pPr>
          </w:p>
          <w:p w14:paraId="554BC0A4">
            <w:pPr>
              <w:pStyle w:val="16"/>
            </w:pPr>
          </w:p>
          <w:p w14:paraId="49268E44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4790" w:type="dxa"/>
            <w:gridSpan w:val="4"/>
          </w:tcPr>
          <w:p w14:paraId="6A081118">
            <w:pPr>
              <w:pStyle w:val="16"/>
              <w:rPr>
                <w:del w:id="190" w:author="ZZY [2]" w:date="2024-03-13T14:00:04Z"/>
              </w:rPr>
            </w:pPr>
          </w:p>
          <w:p w14:paraId="3DC79533">
            <w:pPr>
              <w:pStyle w:val="16"/>
            </w:pPr>
            <w:r>
              <w:rPr>
                <w:rFonts w:hint="eastAsia"/>
              </w:rPr>
              <w:t>每日检查收费系统、监控系统工作站运行情况，通</w:t>
            </w:r>
          </w:p>
          <w:p w14:paraId="44CE052D">
            <w:pPr>
              <w:pStyle w:val="16"/>
            </w:pPr>
            <w:r>
              <w:rPr>
                <w:rFonts w:hint="eastAsia"/>
                <w:w w:val="95"/>
              </w:rPr>
              <w:t xml:space="preserve">过收费管理子系统校验各收费所流水上传情 </w:t>
            </w:r>
            <w:r>
              <w:rPr>
                <w:rFonts w:hint="eastAsia"/>
              </w:rPr>
              <w:t>况;</w:t>
            </w:r>
          </w:p>
        </w:tc>
        <w:tc>
          <w:tcPr>
            <w:tcW w:w="658" w:type="dxa"/>
          </w:tcPr>
          <w:p w14:paraId="4D61D963">
            <w:pPr>
              <w:pStyle w:val="16"/>
            </w:pPr>
          </w:p>
        </w:tc>
        <w:tc>
          <w:tcPr>
            <w:tcW w:w="1234" w:type="dxa"/>
          </w:tcPr>
          <w:p w14:paraId="515A4F3F">
            <w:pPr>
              <w:pStyle w:val="16"/>
            </w:pPr>
          </w:p>
        </w:tc>
        <w:tc>
          <w:tcPr>
            <w:tcW w:w="1346" w:type="dxa"/>
          </w:tcPr>
          <w:p w14:paraId="7A09A0C0">
            <w:pPr>
              <w:pStyle w:val="16"/>
            </w:pPr>
          </w:p>
        </w:tc>
        <w:tc>
          <w:tcPr>
            <w:tcW w:w="1346" w:type="dxa"/>
            <w:gridSpan w:val="3"/>
          </w:tcPr>
          <w:p w14:paraId="5D4BA303">
            <w:pPr>
              <w:pStyle w:val="16"/>
            </w:pPr>
          </w:p>
        </w:tc>
        <w:tc>
          <w:tcPr>
            <w:tcW w:w="1346" w:type="dxa"/>
            <w:gridSpan w:val="3"/>
          </w:tcPr>
          <w:p w14:paraId="194F8E43">
            <w:pPr>
              <w:pStyle w:val="16"/>
            </w:pPr>
          </w:p>
        </w:tc>
        <w:tc>
          <w:tcPr>
            <w:tcW w:w="1347" w:type="dxa"/>
          </w:tcPr>
          <w:p w14:paraId="4B188932">
            <w:pPr>
              <w:pStyle w:val="16"/>
            </w:pPr>
          </w:p>
        </w:tc>
        <w:tc>
          <w:tcPr>
            <w:tcW w:w="1341" w:type="dxa"/>
          </w:tcPr>
          <w:p w14:paraId="0085226C">
            <w:pPr>
              <w:pStyle w:val="16"/>
            </w:pPr>
          </w:p>
        </w:tc>
      </w:tr>
      <w:tr w14:paraId="53A6F2AF">
        <w:trPr>
          <w:trHeight w:val="442" w:hRule="atLeast"/>
        </w:trPr>
        <w:tc>
          <w:tcPr>
            <w:tcW w:w="800" w:type="dxa"/>
          </w:tcPr>
          <w:p w14:paraId="4ADB530B">
            <w:pPr>
              <w:pStyle w:val="16"/>
            </w:pPr>
            <w:r>
              <w:rPr>
                <w:w w:val="99"/>
              </w:rPr>
              <w:t>2</w:t>
            </w:r>
          </w:p>
        </w:tc>
        <w:tc>
          <w:tcPr>
            <w:tcW w:w="4790" w:type="dxa"/>
            <w:gridSpan w:val="4"/>
          </w:tcPr>
          <w:p w14:paraId="42DF33CE">
            <w:pPr>
              <w:pStyle w:val="16"/>
            </w:pPr>
            <w:r>
              <w:rPr>
                <w:rFonts w:hint="eastAsia"/>
              </w:rPr>
              <w:t>每日检查全线的路段、广场、</w:t>
            </w:r>
            <w:r>
              <w:rPr>
                <w:rFonts w:hint="eastAsia"/>
                <w:lang w:val="en-US"/>
              </w:rPr>
              <w:t>车道、收费亭</w:t>
            </w:r>
            <w:r>
              <w:rPr>
                <w:rFonts w:hint="eastAsia"/>
              </w:rPr>
              <w:t>摄像机是否正常;</w:t>
            </w:r>
          </w:p>
        </w:tc>
        <w:tc>
          <w:tcPr>
            <w:tcW w:w="658" w:type="dxa"/>
          </w:tcPr>
          <w:p w14:paraId="62125FEE">
            <w:pPr>
              <w:pStyle w:val="16"/>
            </w:pPr>
          </w:p>
        </w:tc>
        <w:tc>
          <w:tcPr>
            <w:tcW w:w="1234" w:type="dxa"/>
          </w:tcPr>
          <w:p w14:paraId="0F8CA7D1">
            <w:pPr>
              <w:pStyle w:val="16"/>
            </w:pPr>
          </w:p>
        </w:tc>
        <w:tc>
          <w:tcPr>
            <w:tcW w:w="1346" w:type="dxa"/>
          </w:tcPr>
          <w:p w14:paraId="6FE89077">
            <w:pPr>
              <w:pStyle w:val="16"/>
            </w:pPr>
          </w:p>
        </w:tc>
        <w:tc>
          <w:tcPr>
            <w:tcW w:w="1346" w:type="dxa"/>
            <w:gridSpan w:val="3"/>
          </w:tcPr>
          <w:p w14:paraId="6B647E98">
            <w:pPr>
              <w:pStyle w:val="16"/>
            </w:pPr>
          </w:p>
        </w:tc>
        <w:tc>
          <w:tcPr>
            <w:tcW w:w="1346" w:type="dxa"/>
            <w:gridSpan w:val="3"/>
          </w:tcPr>
          <w:p w14:paraId="66600831">
            <w:pPr>
              <w:pStyle w:val="16"/>
            </w:pPr>
          </w:p>
        </w:tc>
        <w:tc>
          <w:tcPr>
            <w:tcW w:w="1347" w:type="dxa"/>
          </w:tcPr>
          <w:p w14:paraId="02D0FBA7">
            <w:pPr>
              <w:pStyle w:val="16"/>
            </w:pPr>
          </w:p>
        </w:tc>
        <w:tc>
          <w:tcPr>
            <w:tcW w:w="1341" w:type="dxa"/>
          </w:tcPr>
          <w:p w14:paraId="1840A4F5">
            <w:pPr>
              <w:pStyle w:val="16"/>
            </w:pPr>
          </w:p>
        </w:tc>
      </w:tr>
      <w:tr w14:paraId="6ABBA95E">
        <w:trPr>
          <w:trHeight w:val="992" w:hRule="atLeast"/>
        </w:trPr>
        <w:tc>
          <w:tcPr>
            <w:tcW w:w="800" w:type="dxa"/>
          </w:tcPr>
          <w:p w14:paraId="3D82753E">
            <w:pPr>
              <w:pStyle w:val="16"/>
            </w:pPr>
          </w:p>
          <w:p w14:paraId="035C3C7F">
            <w:pPr>
              <w:pStyle w:val="16"/>
            </w:pPr>
          </w:p>
          <w:p w14:paraId="369FB061">
            <w:pPr>
              <w:pStyle w:val="16"/>
            </w:pPr>
            <w:r>
              <w:rPr>
                <w:w w:val="99"/>
              </w:rPr>
              <w:t>3</w:t>
            </w:r>
          </w:p>
        </w:tc>
        <w:tc>
          <w:tcPr>
            <w:tcW w:w="4790" w:type="dxa"/>
            <w:gridSpan w:val="4"/>
          </w:tcPr>
          <w:p w14:paraId="47D83812">
            <w:pPr>
              <w:pStyle w:val="16"/>
            </w:pPr>
            <w:r>
              <w:rPr>
                <w:rFonts w:hint="eastAsia"/>
              </w:rPr>
              <w:t>每日巡检</w:t>
            </w:r>
            <w:r>
              <w:rPr>
                <w:rFonts w:hint="eastAsia"/>
                <w:lang w:val="en-US"/>
              </w:rPr>
              <w:t>监控中心</w:t>
            </w:r>
            <w:r>
              <w:rPr>
                <w:rFonts w:hint="eastAsia"/>
              </w:rPr>
              <w:t>各种系统设备有</w:t>
            </w:r>
            <w:r>
              <w:rPr>
                <w:rFonts w:hint="eastAsia"/>
                <w:w w:val="95"/>
              </w:rPr>
              <w:t xml:space="preserve">否告警声，指示灯状态有否异常，查看温湿度等环 </w:t>
            </w:r>
            <w:r>
              <w:rPr>
                <w:rFonts w:hint="eastAsia"/>
              </w:rPr>
              <w:t>境情况;</w:t>
            </w:r>
          </w:p>
        </w:tc>
        <w:tc>
          <w:tcPr>
            <w:tcW w:w="658" w:type="dxa"/>
          </w:tcPr>
          <w:p w14:paraId="32A4F058">
            <w:pPr>
              <w:pStyle w:val="16"/>
            </w:pPr>
          </w:p>
        </w:tc>
        <w:tc>
          <w:tcPr>
            <w:tcW w:w="1234" w:type="dxa"/>
          </w:tcPr>
          <w:p w14:paraId="4D855908">
            <w:pPr>
              <w:pStyle w:val="16"/>
            </w:pPr>
          </w:p>
        </w:tc>
        <w:tc>
          <w:tcPr>
            <w:tcW w:w="1346" w:type="dxa"/>
          </w:tcPr>
          <w:p w14:paraId="63202F11">
            <w:pPr>
              <w:pStyle w:val="16"/>
            </w:pPr>
          </w:p>
        </w:tc>
        <w:tc>
          <w:tcPr>
            <w:tcW w:w="1346" w:type="dxa"/>
            <w:gridSpan w:val="3"/>
          </w:tcPr>
          <w:p w14:paraId="6BDA5852">
            <w:pPr>
              <w:pStyle w:val="16"/>
            </w:pPr>
          </w:p>
        </w:tc>
        <w:tc>
          <w:tcPr>
            <w:tcW w:w="1346" w:type="dxa"/>
            <w:gridSpan w:val="3"/>
          </w:tcPr>
          <w:p w14:paraId="5C29EBB8">
            <w:pPr>
              <w:pStyle w:val="16"/>
            </w:pPr>
          </w:p>
        </w:tc>
        <w:tc>
          <w:tcPr>
            <w:tcW w:w="1347" w:type="dxa"/>
          </w:tcPr>
          <w:p w14:paraId="3309B791">
            <w:pPr>
              <w:pStyle w:val="16"/>
            </w:pPr>
          </w:p>
        </w:tc>
        <w:tc>
          <w:tcPr>
            <w:tcW w:w="1341" w:type="dxa"/>
          </w:tcPr>
          <w:p w14:paraId="5D322424">
            <w:pPr>
              <w:pStyle w:val="16"/>
            </w:pPr>
          </w:p>
        </w:tc>
      </w:tr>
      <w:tr w14:paraId="23596EEE">
        <w:trPr>
          <w:trHeight w:val="458" w:hRule="atLeast"/>
        </w:trPr>
        <w:tc>
          <w:tcPr>
            <w:tcW w:w="5590" w:type="dxa"/>
            <w:gridSpan w:val="5"/>
          </w:tcPr>
          <w:p w14:paraId="5B76AAC6">
            <w:pPr>
              <w:pStyle w:val="16"/>
            </w:pPr>
            <w:r>
              <w:rPr>
                <w:rFonts w:hint="eastAsia"/>
              </w:rPr>
              <w:t>维护检查人</w:t>
            </w:r>
          </w:p>
        </w:tc>
        <w:tc>
          <w:tcPr>
            <w:tcW w:w="658" w:type="dxa"/>
          </w:tcPr>
          <w:p w14:paraId="2D18541A">
            <w:pPr>
              <w:pStyle w:val="16"/>
            </w:pPr>
          </w:p>
        </w:tc>
        <w:tc>
          <w:tcPr>
            <w:tcW w:w="1234" w:type="dxa"/>
          </w:tcPr>
          <w:p w14:paraId="21C8B264">
            <w:pPr>
              <w:pStyle w:val="16"/>
            </w:pPr>
          </w:p>
        </w:tc>
        <w:tc>
          <w:tcPr>
            <w:tcW w:w="1346" w:type="dxa"/>
          </w:tcPr>
          <w:p w14:paraId="1095BB54">
            <w:pPr>
              <w:pStyle w:val="16"/>
            </w:pPr>
          </w:p>
        </w:tc>
        <w:tc>
          <w:tcPr>
            <w:tcW w:w="1346" w:type="dxa"/>
            <w:gridSpan w:val="3"/>
          </w:tcPr>
          <w:p w14:paraId="5C270A7E">
            <w:pPr>
              <w:pStyle w:val="16"/>
            </w:pPr>
          </w:p>
        </w:tc>
        <w:tc>
          <w:tcPr>
            <w:tcW w:w="1346" w:type="dxa"/>
            <w:gridSpan w:val="3"/>
          </w:tcPr>
          <w:p w14:paraId="1640BD82">
            <w:pPr>
              <w:pStyle w:val="16"/>
            </w:pPr>
          </w:p>
        </w:tc>
        <w:tc>
          <w:tcPr>
            <w:tcW w:w="1347" w:type="dxa"/>
          </w:tcPr>
          <w:p w14:paraId="51714715">
            <w:pPr>
              <w:pStyle w:val="16"/>
            </w:pPr>
          </w:p>
        </w:tc>
        <w:tc>
          <w:tcPr>
            <w:tcW w:w="1341" w:type="dxa"/>
          </w:tcPr>
          <w:p w14:paraId="294F486E">
            <w:pPr>
              <w:pStyle w:val="16"/>
            </w:pPr>
          </w:p>
        </w:tc>
      </w:tr>
      <w:tr w14:paraId="7F6D5ADF">
        <w:trPr>
          <w:trHeight w:val="440" w:hRule="atLeast"/>
        </w:trPr>
        <w:tc>
          <w:tcPr>
            <w:tcW w:w="800" w:type="dxa"/>
          </w:tcPr>
          <w:p w14:paraId="388FD9E9">
            <w:pPr>
              <w:pStyle w:val="16"/>
            </w:pPr>
            <w:r>
              <w:rPr>
                <w:rFonts w:hint="eastAsia"/>
                <w:w w:val="99"/>
              </w:rPr>
              <w:t>二</w:t>
            </w:r>
          </w:p>
        </w:tc>
        <w:tc>
          <w:tcPr>
            <w:tcW w:w="4790" w:type="dxa"/>
            <w:gridSpan w:val="4"/>
          </w:tcPr>
          <w:p w14:paraId="21B2F727">
            <w:pPr>
              <w:pStyle w:val="16"/>
            </w:pPr>
            <w:r>
              <w:rPr>
                <w:rFonts w:hint="eastAsia"/>
              </w:rPr>
              <w:t>每周维护检查内容</w:t>
            </w:r>
          </w:p>
        </w:tc>
        <w:tc>
          <w:tcPr>
            <w:tcW w:w="658" w:type="dxa"/>
            <w:tcBorders>
              <w:right w:val="nil"/>
            </w:tcBorders>
          </w:tcPr>
          <w:p w14:paraId="70E30812">
            <w:pPr>
              <w:pStyle w:val="16"/>
            </w:pPr>
          </w:p>
        </w:tc>
        <w:tc>
          <w:tcPr>
            <w:tcW w:w="1234" w:type="dxa"/>
            <w:tcBorders>
              <w:left w:val="nil"/>
              <w:right w:val="nil"/>
            </w:tcBorders>
          </w:tcPr>
          <w:p w14:paraId="1C1E1428">
            <w:pPr>
              <w:pStyle w:val="16"/>
            </w:pPr>
          </w:p>
        </w:tc>
        <w:tc>
          <w:tcPr>
            <w:tcW w:w="1687" w:type="dxa"/>
            <w:gridSpan w:val="2"/>
            <w:tcBorders>
              <w:left w:val="nil"/>
              <w:right w:val="nil"/>
            </w:tcBorders>
          </w:tcPr>
          <w:p w14:paraId="0EEE23EC">
            <w:pPr>
              <w:pStyle w:val="16"/>
            </w:pPr>
            <w:r>
              <w:rPr>
                <w:rFonts w:hint="eastAsia"/>
                <w:w w:val="99"/>
              </w:rPr>
              <w:t>维</w:t>
            </w:r>
          </w:p>
        </w:tc>
        <w:tc>
          <w:tcPr>
            <w:tcW w:w="471" w:type="dxa"/>
            <w:tcBorders>
              <w:left w:val="nil"/>
              <w:right w:val="nil"/>
            </w:tcBorders>
          </w:tcPr>
          <w:p w14:paraId="648E5E69">
            <w:pPr>
              <w:pStyle w:val="16"/>
            </w:pPr>
            <w:r>
              <w:rPr>
                <w:rFonts w:hint="eastAsia"/>
                <w:w w:val="99"/>
              </w:rPr>
              <w:t>护</w:t>
            </w:r>
          </w:p>
        </w:tc>
        <w:tc>
          <w:tcPr>
            <w:tcW w:w="534" w:type="dxa"/>
            <w:tcBorders>
              <w:left w:val="nil"/>
              <w:right w:val="nil"/>
            </w:tcBorders>
          </w:tcPr>
          <w:p w14:paraId="3688A88B">
            <w:pPr>
              <w:pStyle w:val="16"/>
            </w:pPr>
            <w:r>
              <w:rPr>
                <w:rFonts w:hint="eastAsia"/>
                <w:w w:val="99"/>
              </w:rPr>
              <w:t>检</w:t>
            </w:r>
          </w:p>
        </w:tc>
        <w:tc>
          <w:tcPr>
            <w:tcW w:w="410" w:type="dxa"/>
            <w:tcBorders>
              <w:left w:val="nil"/>
              <w:right w:val="nil"/>
            </w:tcBorders>
          </w:tcPr>
          <w:p w14:paraId="78D9DEAD">
            <w:pPr>
              <w:pStyle w:val="16"/>
            </w:pPr>
            <w:r>
              <w:rPr>
                <w:rFonts w:hint="eastAsia"/>
                <w:w w:val="99"/>
              </w:rPr>
              <w:t>查</w:t>
            </w:r>
          </w:p>
        </w:tc>
        <w:tc>
          <w:tcPr>
            <w:tcW w:w="525" w:type="dxa"/>
            <w:tcBorders>
              <w:left w:val="nil"/>
              <w:right w:val="nil"/>
            </w:tcBorders>
          </w:tcPr>
          <w:p w14:paraId="0F78B768">
            <w:pPr>
              <w:pStyle w:val="16"/>
            </w:pPr>
            <w:r>
              <w:rPr>
                <w:rFonts w:hint="eastAsia"/>
                <w:w w:val="99"/>
              </w:rPr>
              <w:t>情</w:t>
            </w:r>
          </w:p>
        </w:tc>
        <w:tc>
          <w:tcPr>
            <w:tcW w:w="411" w:type="dxa"/>
            <w:tcBorders>
              <w:left w:val="nil"/>
              <w:right w:val="nil"/>
            </w:tcBorders>
          </w:tcPr>
          <w:p w14:paraId="5482C7AA">
            <w:pPr>
              <w:pStyle w:val="16"/>
            </w:pPr>
            <w:r>
              <w:rPr>
                <w:rFonts w:hint="eastAsia"/>
                <w:w w:val="99"/>
              </w:rPr>
              <w:t>况</w:t>
            </w:r>
          </w:p>
        </w:tc>
        <w:tc>
          <w:tcPr>
            <w:tcW w:w="1347" w:type="dxa"/>
            <w:tcBorders>
              <w:left w:val="nil"/>
              <w:right w:val="nil"/>
            </w:tcBorders>
          </w:tcPr>
          <w:p w14:paraId="44259E47">
            <w:pPr>
              <w:pStyle w:val="16"/>
            </w:pPr>
          </w:p>
        </w:tc>
        <w:tc>
          <w:tcPr>
            <w:tcW w:w="1341" w:type="dxa"/>
            <w:tcBorders>
              <w:left w:val="nil"/>
            </w:tcBorders>
          </w:tcPr>
          <w:p w14:paraId="1F651954">
            <w:pPr>
              <w:pStyle w:val="16"/>
            </w:pPr>
          </w:p>
        </w:tc>
      </w:tr>
      <w:tr w14:paraId="4C4DA76C">
        <w:trPr>
          <w:trHeight w:val="880" w:hRule="atLeast"/>
        </w:trPr>
        <w:tc>
          <w:tcPr>
            <w:tcW w:w="800" w:type="dxa"/>
          </w:tcPr>
          <w:p w14:paraId="5EBAC534">
            <w:pPr>
              <w:pStyle w:val="16"/>
            </w:pPr>
          </w:p>
          <w:p w14:paraId="2ACE1F52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4790" w:type="dxa"/>
            <w:gridSpan w:val="4"/>
          </w:tcPr>
          <w:p w14:paraId="0EE87B42">
            <w:pPr>
              <w:pStyle w:val="16"/>
            </w:pPr>
            <w:r>
              <w:rPr>
                <w:rFonts w:ascii="Times New Roman" w:eastAsia="Times New Roman"/>
                <w:w w:val="95"/>
              </w:rPr>
              <w:t>4</w:t>
            </w:r>
            <w:r>
              <w:rPr>
                <w:rFonts w:hint="eastAsia"/>
                <w:w w:val="95"/>
              </w:rPr>
              <w:t xml:space="preserve">、每周定期检查可变情报板等外场设备通讯是否 </w:t>
            </w:r>
            <w:r>
              <w:rPr>
                <w:rFonts w:hint="eastAsia"/>
              </w:rPr>
              <w:t>正常;</w:t>
            </w:r>
          </w:p>
        </w:tc>
        <w:tc>
          <w:tcPr>
            <w:tcW w:w="8618" w:type="dxa"/>
            <w:gridSpan w:val="11"/>
          </w:tcPr>
          <w:p w14:paraId="4FCE2821">
            <w:pPr>
              <w:pStyle w:val="16"/>
            </w:pPr>
          </w:p>
        </w:tc>
      </w:tr>
    </w:tbl>
    <w:p w14:paraId="2B25034F">
      <w:pPr>
        <w:rPr>
          <w:sz w:val="22"/>
          <w:rPrChange w:id="191" w:author="孙凯" w:date="2024-02-29T16:31:00Z">
            <w:rPr>
              <w:sz w:val="22"/>
            </w:rPr>
          </w:rPrChange>
        </w:rPr>
        <w:sectPr>
          <w:footerReference r:id="rId5" w:type="default"/>
          <w:footerReference r:id="rId6" w:type="even"/>
          <w:pgSz w:w="16840" w:h="11910" w:orient="landscape"/>
          <w:pgMar w:top="1440" w:right="1800" w:bottom="1440" w:left="1800" w:header="0" w:footer="993" w:gutter="0"/>
          <w:pgNumType w:start="102"/>
          <w:cols w:space="720" w:num="1"/>
        </w:sectPr>
      </w:pPr>
    </w:p>
    <w:p w14:paraId="146CA736">
      <w:pPr>
        <w:pStyle w:val="6"/>
        <w:spacing w:line="20" w:lineRule="exact"/>
        <w:ind w:left="218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5270500" cy="6350"/>
                <wp:effectExtent l="0" t="0" r="0" b="0"/>
                <wp:docPr id="227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6350"/>
                          <a:chOff x="0" y="0"/>
                          <a:chExt cx="8300" cy="10"/>
                        </a:xfrm>
                        <a:effectLst/>
                      </wpg:grpSpPr>
                      <wps:wsp>
                        <wps:cNvPr id="226" name="直接连接符 226"/>
                        <wps:cNvCnPr/>
                        <wps:spPr>
                          <a:xfrm>
                            <a:off x="0" y="5"/>
                            <a:ext cx="8300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0.5pt;width:415pt;" coordsize="8300,10" o:gfxdata="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w5tYv0gAAAAMB&#10;AAAPAAAAAAAAAAEAIAAAACIAAABkcnMvZG93bnJldi54bWxQSwECFAAUAAAACACHTuJA/Gy2jVoC&#10;AAAeBQAADgAAAAAAAAABACAAAAAhAQAAZHJzL2Uyb0RvYy54bWxQSwUGAAAAAAYABgBZAQAA7QUA&#10;AAAA&#10;">
                <o:lock v:ext="edit" aspectratio="f"/>
                <v:line id="_x0000_s1026" o:spid="_x0000_s1026" o:spt="20" style="position:absolute;left:0;top:5;height:0;width:8300;" filled="f" stroked="t" coordsize="21600,21600" o:gfxdata="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5s+I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EDFDCF8">
      <w:pPr>
        <w:pStyle w:val="6"/>
        <w:spacing w:before="7"/>
        <w:rPr>
          <w:sz w:val="29"/>
        </w:rPr>
      </w:pPr>
    </w:p>
    <w:p w14:paraId="66BE3108">
      <w:pPr>
        <w:pStyle w:val="6"/>
        <w:spacing w:before="77"/>
        <w:ind w:left="222"/>
      </w:pPr>
      <w:r>
        <w:rPr>
          <w:rFonts w:hint="eastAsia"/>
        </w:rPr>
        <w:t>附件 2</w:t>
      </w:r>
    </w:p>
    <w:p w14:paraId="59D8B285">
      <w:pPr>
        <w:pStyle w:val="6"/>
        <w:rPr>
          <w:rFonts w:ascii="Times New Roman"/>
          <w:sz w:val="26"/>
        </w:rPr>
      </w:pPr>
    </w:p>
    <w:p w14:paraId="5B0F0B9E">
      <w:pPr>
        <w:pStyle w:val="2"/>
        <w:rPr>
          <w:sz w:val="32"/>
          <w:szCs w:val="40"/>
          <w:rPrChange w:id="192" w:author="ZZY [2]" w:date="2024-03-13T14:01:09Z">
            <w:rPr/>
          </w:rPrChange>
        </w:rPr>
      </w:pPr>
      <w:r>
        <w:rPr>
          <w:rFonts w:hint="eastAsia"/>
          <w:w w:val="95"/>
          <w:sz w:val="32"/>
          <w:szCs w:val="40"/>
          <w:rPrChange w:id="193" w:author="ZZY [2]" w:date="2024-03-13T14:01:09Z">
            <w:rPr>
              <w:rFonts w:hint="eastAsia"/>
              <w:w w:val="95"/>
            </w:rPr>
          </w:rPrChange>
        </w:rPr>
        <w:t>工程技术部</w:t>
      </w:r>
      <w:ins w:id="194" w:author="广旭 周" w:date="2024-02-28T09:12:00Z">
        <w:r>
          <w:rPr>
            <w:rFonts w:hint="eastAsia"/>
            <w:w w:val="95"/>
            <w:sz w:val="32"/>
            <w:szCs w:val="40"/>
            <w:rPrChange w:id="195" w:author="ZZY [2]" w:date="2024-03-13T14:01:09Z">
              <w:rPr>
                <w:rFonts w:hint="eastAsia"/>
                <w:w w:val="95"/>
              </w:rPr>
            </w:rPrChange>
          </w:rPr>
          <w:t>机电系统室</w:t>
        </w:r>
      </w:ins>
      <w:r>
        <w:rPr>
          <w:rFonts w:hint="eastAsia"/>
          <w:w w:val="95"/>
          <w:sz w:val="32"/>
          <w:szCs w:val="40"/>
          <w:rPrChange w:id="196" w:author="ZZY [2]" w:date="2024-03-13T14:01:09Z">
            <w:rPr>
              <w:rFonts w:hint="eastAsia"/>
              <w:w w:val="95"/>
            </w:rPr>
          </w:rPrChange>
        </w:rPr>
        <w:t>设备运维人员系统维护检查</w:t>
      </w:r>
      <w:del w:id="197" w:author="ZZY [2]" w:date="2024-03-13T14:01:00Z">
        <w:r>
          <w:rPr>
            <w:rFonts w:hint="eastAsia"/>
            <w:sz w:val="32"/>
            <w:szCs w:val="40"/>
            <w:rPrChange w:id="198" w:author="ZZY [2]" w:date="2024-03-13T14:01:09Z">
              <w:rPr>
                <w:rFonts w:hint="eastAsia"/>
              </w:rPr>
            </w:rPrChange>
          </w:rPr>
          <w:delText>月</w:delText>
        </w:r>
      </w:del>
      <w:r>
        <w:rPr>
          <w:rFonts w:hint="eastAsia"/>
          <w:sz w:val="32"/>
          <w:szCs w:val="40"/>
          <w:rPrChange w:id="199" w:author="ZZY [2]" w:date="2024-03-13T14:01:09Z">
            <w:rPr>
              <w:rFonts w:hint="eastAsia"/>
            </w:rPr>
          </w:rPrChange>
        </w:rPr>
        <w:t>记录表</w:t>
      </w:r>
    </w:p>
    <w:p w14:paraId="7466CE8A">
      <w:pPr>
        <w:pStyle w:val="6"/>
        <w:tabs>
          <w:tab w:val="left" w:pos="4721"/>
          <w:tab w:val="left" w:pos="5742"/>
          <w:tab w:val="left" w:pos="7422"/>
          <w:tab w:val="left" w:pos="8142"/>
        </w:tabs>
        <w:spacing w:before="104" w:after="20"/>
        <w:ind w:left="222"/>
      </w:pPr>
      <w:r>
        <w:t>维护人：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t>维护时间：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年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月</w:t>
      </w:r>
    </w:p>
    <w:tbl>
      <w:tblPr>
        <w:tblStyle w:val="12"/>
        <w:tblW w:w="8562" w:type="dxa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2"/>
        <w:gridCol w:w="925"/>
        <w:gridCol w:w="1750"/>
        <w:gridCol w:w="305"/>
        <w:gridCol w:w="5180"/>
        <w:tblGridChange w:id="200">
          <w:tblGrid>
            <w:gridCol w:w="402"/>
            <w:gridCol w:w="925"/>
            <w:gridCol w:w="1750"/>
            <w:gridCol w:w="305"/>
            <w:gridCol w:w="5180"/>
          </w:tblGrid>
        </w:tblGridChange>
      </w:tblGrid>
      <w:tr w14:paraId="3E7AC1DD">
        <w:trPr>
          <w:trHeight w:val="880" w:hRule="atLeast"/>
        </w:trPr>
        <w:tc>
          <w:tcPr>
            <w:tcW w:w="402" w:type="dxa"/>
          </w:tcPr>
          <w:p w14:paraId="5702F2F4">
            <w:pPr>
              <w:pStyle w:val="16"/>
            </w:pPr>
            <w:r>
              <w:rPr>
                <w:rFonts w:hint="eastAsia"/>
              </w:rPr>
              <w:t>序号</w:t>
            </w:r>
          </w:p>
        </w:tc>
        <w:tc>
          <w:tcPr>
            <w:tcW w:w="2980" w:type="dxa"/>
            <w:gridSpan w:val="3"/>
          </w:tcPr>
          <w:p w14:paraId="672A54FC">
            <w:pPr>
              <w:pStyle w:val="16"/>
            </w:pPr>
          </w:p>
          <w:p w14:paraId="3D8A29C9">
            <w:pPr>
              <w:pStyle w:val="16"/>
            </w:pPr>
            <w:r>
              <w:rPr>
                <w:rFonts w:hint="eastAsia"/>
              </w:rPr>
              <w:t>维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护 检 查 要</w:t>
            </w:r>
            <w:r>
              <w:rPr>
                <w:rFonts w:hint="eastAsia"/>
                <w:spacing w:val="-1"/>
              </w:rPr>
              <w:t xml:space="preserve"> </w:t>
            </w:r>
            <w:r>
              <w:rPr>
                <w:rFonts w:hint="eastAsia"/>
              </w:rPr>
              <w:t>求</w:t>
            </w:r>
          </w:p>
        </w:tc>
        <w:tc>
          <w:tcPr>
            <w:tcW w:w="5180" w:type="dxa"/>
          </w:tcPr>
          <w:p w14:paraId="46C61A7A">
            <w:pPr>
              <w:pStyle w:val="16"/>
            </w:pPr>
          </w:p>
          <w:p w14:paraId="35C3EEFE">
            <w:pPr>
              <w:pStyle w:val="16"/>
            </w:pPr>
            <w:r>
              <w:rPr>
                <w:rFonts w:hint="eastAsia"/>
              </w:rPr>
              <w:t>维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护</w:t>
            </w:r>
            <w:r>
              <w:rPr>
                <w:rFonts w:hint="eastAsia"/>
                <w:spacing w:val="-1"/>
              </w:rPr>
              <w:t xml:space="preserve"> </w:t>
            </w:r>
            <w:r>
              <w:rPr>
                <w:rFonts w:hint="eastAsia"/>
              </w:rPr>
              <w:t>检</w:t>
            </w:r>
            <w:r>
              <w:rPr>
                <w:rFonts w:hint="eastAsia"/>
                <w:spacing w:val="1"/>
              </w:rPr>
              <w:t xml:space="preserve"> </w:t>
            </w:r>
            <w:r>
              <w:rPr>
                <w:rFonts w:hint="eastAsia"/>
              </w:rPr>
              <w:t>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情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况</w:t>
            </w:r>
          </w:p>
        </w:tc>
      </w:tr>
      <w:tr w14:paraId="4A6E295E">
        <w:tblPrEx>
          <w:tblPrExChange w:id="201" w:author="ZZY [2]" w:date="2024-03-13T14:59:12Z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971" w:hRule="atLeast"/>
          <w:trPrChange w:id="201" w:author="ZZY [2]" w:date="2024-03-13T14:59:12Z">
            <w:trPr>
              <w:trHeight w:val="1292" w:hRule="atLeast"/>
            </w:trPr>
          </w:trPrChange>
        </w:trPr>
        <w:tc>
          <w:tcPr>
            <w:tcW w:w="402" w:type="dxa"/>
            <w:tcPrChange w:id="202" w:author="ZZY [2]" w:date="2024-03-13T14:59:12Z">
              <w:tcPr>
                <w:tcW w:w="402" w:type="dxa"/>
              </w:tcPr>
            </w:tcPrChange>
          </w:tcPr>
          <w:p w14:paraId="4F2D8E36">
            <w:pPr>
              <w:pStyle w:val="16"/>
            </w:pPr>
          </w:p>
          <w:p w14:paraId="0D6843F6">
            <w:pPr>
              <w:pStyle w:val="16"/>
              <w:rPr>
                <w:del w:id="203" w:author="ZZY [2]" w:date="2024-03-13T14:59:18Z"/>
              </w:rPr>
            </w:pPr>
          </w:p>
          <w:p w14:paraId="63A1C9C4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2980" w:type="dxa"/>
            <w:gridSpan w:val="3"/>
            <w:tcPrChange w:id="204" w:author="ZZY [2]" w:date="2024-03-13T14:59:12Z">
              <w:tcPr>
                <w:tcW w:w="2980" w:type="dxa"/>
                <w:gridSpan w:val="3"/>
              </w:tcPr>
            </w:tcPrChange>
          </w:tcPr>
          <w:p w14:paraId="7A25E701">
            <w:pPr>
              <w:pStyle w:val="16"/>
              <w:rPr>
                <w:del w:id="205" w:author="ZZY [2]" w:date="2024-03-13T14:59:10Z"/>
              </w:rPr>
            </w:pPr>
            <w:ins w:id="206" w:author="ZZY [2]" w:date="2024-03-13T14:59:10Z">
              <w:r>
                <w:rPr>
                  <w:rFonts w:hint="eastAsia" w:ascii="宋体" w:hAnsi="宋体" w:cs="宋体"/>
                  <w:bCs/>
                  <w:color w:val="000000"/>
                  <w:sz w:val="21"/>
                  <w:szCs w:val="21"/>
                </w:rPr>
                <w:t>每日检查通讯机房是否有告警声及服务器、工作站运行情况</w:t>
              </w:r>
            </w:ins>
            <w:del w:id="207" w:author="ZZY [2]" w:date="2024-03-13T14:59:10Z">
              <w:r>
                <w:rPr>
                  <w:rFonts w:hint="eastAsia"/>
                </w:rPr>
                <w:delText>每月检查通信设备运行是否正</w:delText>
              </w:r>
            </w:del>
            <w:del w:id="208" w:author="ZZY [2]" w:date="2024-03-13T14:59:10Z">
              <w:r>
                <w:rPr>
                  <w:rFonts w:hint="eastAsia"/>
                  <w:w w:val="95"/>
                </w:rPr>
                <w:delText>常；检查网管的当前、历史告</w:delText>
              </w:r>
            </w:del>
          </w:p>
          <w:p w14:paraId="6F60D4F6">
            <w:pPr>
              <w:pStyle w:val="16"/>
            </w:pPr>
            <w:del w:id="209" w:author="ZZY [2]" w:date="2024-03-13T14:59:10Z">
              <w:r>
                <w:rPr>
                  <w:rFonts w:hint="eastAsia"/>
                  <w:w w:val="95"/>
                </w:rPr>
                <w:delText>警，系统中有无不能确认原因</w:delText>
              </w:r>
            </w:del>
          </w:p>
        </w:tc>
        <w:tc>
          <w:tcPr>
            <w:tcW w:w="5180" w:type="dxa"/>
            <w:tcPrChange w:id="210" w:author="ZZY [2]" w:date="2024-03-13T14:59:12Z">
              <w:tcPr>
                <w:tcW w:w="5180" w:type="dxa"/>
              </w:tcPr>
            </w:tcPrChange>
          </w:tcPr>
          <w:p w14:paraId="38ECBEF7">
            <w:pPr>
              <w:pStyle w:val="16"/>
            </w:pPr>
          </w:p>
        </w:tc>
      </w:tr>
      <w:tr w14:paraId="19CE9961">
        <w:trPr>
          <w:trHeight w:val="1421" w:hRule="atLeast"/>
          <w:ins w:id="211" w:author="ZZY [2]" w:date="2024-03-13T14:58:44Z"/>
        </w:trPr>
        <w:tc>
          <w:tcPr>
            <w:tcW w:w="402" w:type="dxa"/>
            <w:vAlign w:val="center"/>
          </w:tcPr>
          <w:p w14:paraId="29C265DD">
            <w:pPr>
              <w:pStyle w:val="16"/>
              <w:spacing w:before="27" w:line="440" w:lineRule="exact"/>
              <w:ind w:right="-15"/>
              <w:jc w:val="both"/>
              <w:rPr>
                <w:ins w:id="213" w:author="ZZY [2]" w:date="2024-03-13T14:58:44Z"/>
                <w:rFonts w:hint="default" w:ascii="仿宋" w:hAnsi="仿宋" w:eastAsia="仿宋" w:cs="仿宋"/>
                <w:bCs w:val="0"/>
                <w:kern w:val="2"/>
                <w:sz w:val="21"/>
                <w:szCs w:val="20"/>
                <w:lang w:val="zh-CN" w:eastAsia="zh-CN" w:bidi="zh-CN"/>
                <w:rPrChange w:id="214" w:author="ZZY [2]" w:date="2024-03-13T14:58:54Z">
                  <w:rPr>
                    <w:ins w:id="215" w:author="ZZY [2]" w:date="2024-03-13T14:58:44Z"/>
                    <w:rFonts w:ascii="仿宋" w:hAnsi="仿宋" w:eastAsia="仿宋" w:cs="仿宋"/>
                    <w:kern w:val="2"/>
                    <w:sz w:val="21"/>
                    <w:lang w:val="zh-CN" w:eastAsia="zh-CN" w:bidi="zh-CN"/>
                  </w:rPr>
                </w:rPrChange>
              </w:rPr>
              <w:pPrChange w:id="212" w:author="ZZY [2]" w:date="2024-03-13T14:58:54Z">
                <w:pPr>
                  <w:spacing w:before="27" w:line="440" w:lineRule="exact"/>
                  <w:ind w:right="-15"/>
                  <w:jc w:val="both"/>
                </w:pPr>
              </w:pPrChange>
            </w:pPr>
            <w:r>
              <w:rPr>
                <w:rFonts w:hint="default" w:ascii="仿宋" w:hAnsi="仿宋" w:eastAsia="仿宋" w:cs="仿宋"/>
                <w:bCs w:val="0"/>
                <w:kern w:val="2"/>
                <w:sz w:val="21"/>
                <w:szCs w:val="20"/>
                <w:lang w:val="zh-CN" w:eastAsia="zh-CN" w:bidi="zh-CN"/>
                <w:rPrChange w:id="216" w:author="ZZY [2]" w:date="2024-03-13T14:58:54Z">
                  <w:rPr>
                    <w:rFonts w:ascii="仿宋" w:hAnsi="仿宋" w:eastAsia="仿宋" w:cs="仿宋"/>
                    <w:kern w:val="2"/>
                    <w:sz w:val="21"/>
                    <w:lang w:val="zh-CN" w:eastAsia="zh-CN" w:bidi="zh-CN"/>
                  </w:rPr>
                </w:rPrChange>
              </w:rPr>
              <w:t>2</w:t>
            </w:r>
          </w:p>
        </w:tc>
        <w:tc>
          <w:tcPr>
            <w:tcW w:w="2980" w:type="dxa"/>
            <w:gridSpan w:val="3"/>
            <w:vAlign w:val="center"/>
          </w:tcPr>
          <w:p w14:paraId="582B4591">
            <w:pPr>
              <w:pStyle w:val="16"/>
              <w:spacing w:before="27" w:line="440" w:lineRule="exact"/>
              <w:ind w:right="-15"/>
              <w:jc w:val="both"/>
              <w:rPr>
                <w:ins w:id="218" w:author="ZZY [2]" w:date="2024-03-13T14:58:44Z"/>
                <w:rFonts w:hint="default" w:ascii="仿宋" w:hAnsi="仿宋" w:eastAsia="仿宋" w:cs="仿宋"/>
                <w:bCs w:val="0"/>
                <w:kern w:val="2"/>
                <w:sz w:val="21"/>
                <w:szCs w:val="20"/>
                <w:lang w:val="zh-CN" w:eastAsia="zh-CN" w:bidi="zh-CN"/>
                <w:rPrChange w:id="219" w:author="ZZY [2]" w:date="2024-03-13T14:58:54Z">
                  <w:rPr>
                    <w:ins w:id="220" w:author="ZZY [2]" w:date="2024-03-13T14:58:44Z"/>
                    <w:rFonts w:ascii="仿宋" w:hAnsi="仿宋" w:eastAsia="仿宋" w:cs="仿宋"/>
                    <w:kern w:val="2"/>
                    <w:sz w:val="21"/>
                    <w:lang w:val="zh-CN" w:eastAsia="zh-CN" w:bidi="zh-CN"/>
                  </w:rPr>
                </w:rPrChange>
              </w:rPr>
              <w:pPrChange w:id="217" w:author="ZZY [2]" w:date="2024-03-13T14:58:54Z">
                <w:pPr>
                  <w:spacing w:before="27" w:line="440" w:lineRule="exact"/>
                  <w:ind w:right="-15"/>
                  <w:jc w:val="both"/>
                </w:pPr>
              </w:pPrChange>
            </w:pPr>
            <w:r>
              <w:rPr>
                <w:rFonts w:hint="default" w:ascii="仿宋" w:hAnsi="仿宋" w:eastAsia="仿宋" w:cs="仿宋"/>
                <w:bCs w:val="0"/>
                <w:kern w:val="2"/>
                <w:sz w:val="21"/>
                <w:szCs w:val="20"/>
                <w:lang w:val="zh-CN" w:eastAsia="zh-CN" w:bidi="zh-CN"/>
                <w:rPrChange w:id="221" w:author="ZZY [2]" w:date="2024-03-13T14:58:54Z">
                  <w:rPr>
                    <w:rFonts w:ascii="仿宋" w:hAnsi="仿宋" w:eastAsia="仿宋" w:cs="仿宋"/>
                    <w:kern w:val="2"/>
                    <w:sz w:val="21"/>
                    <w:lang w:val="zh-CN" w:eastAsia="zh-CN" w:bidi="zh-CN"/>
                  </w:rPr>
                </w:rPrChange>
              </w:rPr>
              <w:t>每月检查通信设备运行是否正常；检查网管的当前、历史告警，系统中有无不能确认原因的告警；查询日志记录，有无对网管的企图登录和不明的数据更改操作；通过营运管理部门网管登录各网元，检查网元是否正常运行，查询各网元有无告警；</w:t>
            </w:r>
          </w:p>
        </w:tc>
        <w:tc>
          <w:tcPr>
            <w:tcW w:w="5180" w:type="dxa"/>
            <w:vAlign w:val="center"/>
          </w:tcPr>
          <w:p w14:paraId="2F1FE24F">
            <w:pPr>
              <w:widowControl w:val="0"/>
              <w:spacing w:line="440" w:lineRule="exact"/>
              <w:jc w:val="center"/>
              <w:rPr>
                <w:ins w:id="222" w:author="ZZY [2]" w:date="2024-03-13T14:58:44Z"/>
                <w:rFonts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DAF1ED5">
        <w:trPr>
          <w:trHeight w:val="1421" w:hRule="atLeast"/>
        </w:trPr>
        <w:tc>
          <w:tcPr>
            <w:tcW w:w="402" w:type="dxa"/>
          </w:tcPr>
          <w:p w14:paraId="6A400F08">
            <w:pPr>
              <w:pStyle w:val="16"/>
            </w:pPr>
          </w:p>
          <w:p w14:paraId="60852010">
            <w:pPr>
              <w:pStyle w:val="16"/>
            </w:pPr>
          </w:p>
          <w:p w14:paraId="0F3B1742">
            <w:pPr>
              <w:pStyle w:val="16"/>
            </w:pPr>
            <w:r>
              <w:rPr>
                <w:w w:val="99"/>
              </w:rPr>
              <w:t>2</w:t>
            </w:r>
          </w:p>
        </w:tc>
        <w:tc>
          <w:tcPr>
            <w:tcW w:w="2980" w:type="dxa"/>
            <w:gridSpan w:val="3"/>
          </w:tcPr>
          <w:p w14:paraId="1C0D1A93">
            <w:pPr>
              <w:pStyle w:val="16"/>
            </w:pPr>
          </w:p>
          <w:p w14:paraId="3A5842D6">
            <w:pPr>
              <w:pStyle w:val="16"/>
            </w:pPr>
            <w:r>
              <w:rPr>
                <w:rFonts w:hint="eastAsia"/>
              </w:rPr>
              <w:t>每月更新病毒库，做好防病毒软件的升级更新工作；</w:t>
            </w:r>
          </w:p>
        </w:tc>
        <w:tc>
          <w:tcPr>
            <w:tcW w:w="5180" w:type="dxa"/>
          </w:tcPr>
          <w:p w14:paraId="022BC255">
            <w:pPr>
              <w:pStyle w:val="16"/>
            </w:pPr>
          </w:p>
        </w:tc>
      </w:tr>
      <w:tr w14:paraId="2060A44F">
        <w:trPr>
          <w:trHeight w:val="1240" w:hRule="atLeast"/>
        </w:trPr>
        <w:tc>
          <w:tcPr>
            <w:tcW w:w="402" w:type="dxa"/>
          </w:tcPr>
          <w:p w14:paraId="6CD443F1">
            <w:pPr>
              <w:pStyle w:val="16"/>
            </w:pPr>
          </w:p>
          <w:p w14:paraId="45143CBD">
            <w:pPr>
              <w:pStyle w:val="16"/>
            </w:pPr>
          </w:p>
          <w:p w14:paraId="015BD2C3">
            <w:pPr>
              <w:pStyle w:val="16"/>
            </w:pPr>
            <w:r>
              <w:rPr>
                <w:w w:val="99"/>
              </w:rPr>
              <w:t>3</w:t>
            </w:r>
          </w:p>
        </w:tc>
        <w:tc>
          <w:tcPr>
            <w:tcW w:w="2980" w:type="dxa"/>
            <w:gridSpan w:val="3"/>
          </w:tcPr>
          <w:p w14:paraId="3BDC889B">
            <w:pPr>
              <w:pStyle w:val="16"/>
            </w:pPr>
          </w:p>
          <w:p w14:paraId="64D195E3">
            <w:pPr>
              <w:pStyle w:val="16"/>
            </w:pPr>
            <w:r>
              <w:rPr>
                <w:rFonts w:hint="eastAsia"/>
              </w:rPr>
              <w:t>每月检查营运管理部门 UPS、通信电源运行状态；</w:t>
            </w:r>
          </w:p>
        </w:tc>
        <w:tc>
          <w:tcPr>
            <w:tcW w:w="5180" w:type="dxa"/>
          </w:tcPr>
          <w:p w14:paraId="08CFDF94">
            <w:pPr>
              <w:pStyle w:val="16"/>
            </w:pPr>
          </w:p>
        </w:tc>
      </w:tr>
      <w:tr w14:paraId="3946D418">
        <w:trPr>
          <w:trHeight w:val="2125" w:hRule="atLeast"/>
        </w:trPr>
        <w:tc>
          <w:tcPr>
            <w:tcW w:w="402" w:type="dxa"/>
          </w:tcPr>
          <w:p w14:paraId="30B83C95">
            <w:pPr>
              <w:pStyle w:val="16"/>
            </w:pPr>
          </w:p>
          <w:p w14:paraId="1ECACCC7">
            <w:pPr>
              <w:pStyle w:val="16"/>
            </w:pPr>
          </w:p>
          <w:p w14:paraId="79C6C8AF">
            <w:pPr>
              <w:pStyle w:val="16"/>
            </w:pPr>
          </w:p>
          <w:p w14:paraId="670FE798">
            <w:pPr>
              <w:pStyle w:val="16"/>
            </w:pPr>
            <w:r>
              <w:rPr>
                <w:w w:val="99"/>
              </w:rPr>
              <w:t>4</w:t>
            </w:r>
          </w:p>
        </w:tc>
        <w:tc>
          <w:tcPr>
            <w:tcW w:w="2980" w:type="dxa"/>
            <w:gridSpan w:val="3"/>
          </w:tcPr>
          <w:p w14:paraId="52EF508D">
            <w:pPr>
              <w:pStyle w:val="16"/>
            </w:pPr>
          </w:p>
          <w:p w14:paraId="65250ECE">
            <w:pPr>
              <w:pStyle w:val="16"/>
            </w:pPr>
          </w:p>
          <w:p w14:paraId="20BACC62">
            <w:pPr>
              <w:pStyle w:val="16"/>
            </w:pPr>
          </w:p>
          <w:p w14:paraId="7E73321A">
            <w:pPr>
              <w:pStyle w:val="16"/>
            </w:pPr>
            <w:r>
              <w:rPr>
                <w:rFonts w:hint="eastAsia"/>
              </w:rPr>
              <w:t>每半年对通讯机房设备做除尘、清洁维护；。</w:t>
            </w:r>
          </w:p>
        </w:tc>
        <w:tc>
          <w:tcPr>
            <w:tcW w:w="5180" w:type="dxa"/>
          </w:tcPr>
          <w:p w14:paraId="41122DE1">
            <w:pPr>
              <w:pStyle w:val="16"/>
            </w:pPr>
          </w:p>
        </w:tc>
      </w:tr>
      <w:tr w14:paraId="27C906F7">
        <w:trPr>
          <w:trHeight w:val="440" w:hRule="atLeast"/>
        </w:trPr>
        <w:tc>
          <w:tcPr>
            <w:tcW w:w="8562" w:type="dxa"/>
            <w:gridSpan w:val="5"/>
          </w:tcPr>
          <w:p w14:paraId="04B8A47C">
            <w:pPr>
              <w:pStyle w:val="16"/>
            </w:pPr>
            <w:r>
              <w:rPr>
                <w:rFonts w:hint="eastAsia"/>
              </w:rPr>
              <w:t>其他机动维护内容</w:t>
            </w:r>
          </w:p>
        </w:tc>
      </w:tr>
      <w:tr w14:paraId="6C6E484C">
        <w:trPr>
          <w:trHeight w:val="440" w:hRule="atLeast"/>
        </w:trPr>
        <w:tc>
          <w:tcPr>
            <w:tcW w:w="1327" w:type="dxa"/>
            <w:gridSpan w:val="2"/>
          </w:tcPr>
          <w:p w14:paraId="3A7A08AF">
            <w:pPr>
              <w:pStyle w:val="16"/>
            </w:pPr>
            <w:r>
              <w:rPr>
                <w:rFonts w:hint="eastAsia"/>
              </w:rPr>
              <w:t>序号</w:t>
            </w:r>
          </w:p>
        </w:tc>
        <w:tc>
          <w:tcPr>
            <w:tcW w:w="1750" w:type="dxa"/>
          </w:tcPr>
          <w:p w14:paraId="3B02DDCE">
            <w:pPr>
              <w:pStyle w:val="16"/>
            </w:pPr>
            <w:r>
              <w:rPr>
                <w:rFonts w:hint="eastAsia"/>
              </w:rPr>
              <w:t>时间</w:t>
            </w:r>
          </w:p>
        </w:tc>
        <w:tc>
          <w:tcPr>
            <w:tcW w:w="5485" w:type="dxa"/>
            <w:gridSpan w:val="2"/>
          </w:tcPr>
          <w:p w14:paraId="618CF42A">
            <w:pPr>
              <w:pStyle w:val="16"/>
            </w:pPr>
            <w:r>
              <w:rPr>
                <w:rFonts w:hint="eastAsia"/>
              </w:rPr>
              <w:t>维护内容</w:t>
            </w:r>
          </w:p>
        </w:tc>
      </w:tr>
      <w:tr w14:paraId="4EEA5A97">
        <w:trPr>
          <w:trHeight w:val="440" w:hRule="atLeast"/>
        </w:trPr>
        <w:tc>
          <w:tcPr>
            <w:tcW w:w="1327" w:type="dxa"/>
            <w:gridSpan w:val="2"/>
          </w:tcPr>
          <w:p w14:paraId="209CF442">
            <w:pPr>
              <w:pStyle w:val="16"/>
            </w:pPr>
          </w:p>
        </w:tc>
        <w:tc>
          <w:tcPr>
            <w:tcW w:w="1750" w:type="dxa"/>
          </w:tcPr>
          <w:p w14:paraId="05A119D4">
            <w:pPr>
              <w:pStyle w:val="16"/>
            </w:pPr>
          </w:p>
        </w:tc>
        <w:tc>
          <w:tcPr>
            <w:tcW w:w="5485" w:type="dxa"/>
            <w:gridSpan w:val="2"/>
          </w:tcPr>
          <w:p w14:paraId="04BBDD48">
            <w:pPr>
              <w:pStyle w:val="16"/>
            </w:pPr>
          </w:p>
        </w:tc>
      </w:tr>
      <w:tr w14:paraId="453E1015">
        <w:trPr>
          <w:trHeight w:val="440" w:hRule="atLeast"/>
        </w:trPr>
        <w:tc>
          <w:tcPr>
            <w:tcW w:w="1327" w:type="dxa"/>
            <w:gridSpan w:val="2"/>
          </w:tcPr>
          <w:p w14:paraId="2A7DCDB0">
            <w:pPr>
              <w:pStyle w:val="16"/>
            </w:pPr>
          </w:p>
        </w:tc>
        <w:tc>
          <w:tcPr>
            <w:tcW w:w="1750" w:type="dxa"/>
          </w:tcPr>
          <w:p w14:paraId="7FFF9DD8">
            <w:pPr>
              <w:pStyle w:val="16"/>
            </w:pPr>
          </w:p>
        </w:tc>
        <w:tc>
          <w:tcPr>
            <w:tcW w:w="5485" w:type="dxa"/>
            <w:gridSpan w:val="2"/>
          </w:tcPr>
          <w:p w14:paraId="5785CD60">
            <w:pPr>
              <w:pStyle w:val="16"/>
            </w:pPr>
          </w:p>
        </w:tc>
      </w:tr>
    </w:tbl>
    <w:p w14:paraId="765C3BFB">
      <w:pPr>
        <w:pStyle w:val="6"/>
        <w:spacing w:before="112"/>
        <w:ind w:left="222"/>
      </w:pPr>
      <w:r>
        <w:t>备注：维护后填写时间</w:t>
      </w:r>
    </w:p>
    <w:p w14:paraId="61157DB7">
      <w:pPr>
        <w:rPr>
          <w:rPrChange w:id="223" w:author="孙凯" w:date="2024-02-29T16:31:00Z">
            <w:rPr/>
          </w:rPrChange>
        </w:rPr>
        <w:sectPr>
          <w:pgSz w:w="11910" w:h="16840"/>
          <w:pgMar w:top="1440" w:right="1800" w:bottom="1440" w:left="1800" w:header="0" w:footer="1027" w:gutter="0"/>
          <w:cols w:space="720" w:num="1"/>
        </w:sectPr>
      </w:pPr>
    </w:p>
    <w:p w14:paraId="546FEBD2">
      <w:pPr>
        <w:pStyle w:val="6"/>
        <w:spacing w:line="20" w:lineRule="exact"/>
        <w:ind w:left="135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8863330" cy="6350"/>
                <wp:effectExtent l="0" t="0" r="0" b="0"/>
                <wp:docPr id="229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3330" cy="6350"/>
                          <a:chOff x="0" y="0"/>
                          <a:chExt cx="13958" cy="10"/>
                        </a:xfrm>
                        <a:effectLst/>
                      </wpg:grpSpPr>
                      <wps:wsp>
                        <wps:cNvPr id="228" name="直接连接符 228"/>
                        <wps:cNvCnPr/>
                        <wps:spPr>
                          <a:xfrm>
                            <a:off x="0" y="5"/>
                            <a:ext cx="1395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0.5pt;width:697.9pt;" coordsize="13958,10" o:gfxdata="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De9HXUAAAA&#10;BAEAAA8AAAAAAAAAAQAgAAAAIgAAAGRycy9kb3ducmV2LnhtbFBLAQIUABQAAAAIAIdO4kBKYXEN&#10;WgIAAB8FAAAOAAAAAAAAAAEAIAAAACMBAABkcnMvZTJvRG9jLnhtbFBLBQYAAAAABgAGAFkBAADv&#10;BQAAAAA=&#10;">
                <o:lock v:ext="edit" aspectratio="f"/>
                <v:line id="_x0000_s1026" o:spid="_x0000_s1026" o:spt="20" style="position:absolute;left:0;top:5;height:0;width:13958;" filled="f" stroked="t" coordsize="21600,21600" o:gfxdata="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/JY7sAAADc&#10;AAAADwAAAAAAAAABACAAAAAiAAAAZHJzL2Rvd25yZXYueG1sUEsBAhQAFAAAAAgAh07iQDMvBZ47&#10;AAAAOQAAABAAAAAAAAAAAQAgAAAACgEAAGRycy9zaGFwZXhtbC54bWxQSwUGAAAAAAYABgBbAQAA&#10;tA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7234EBD">
      <w:pPr>
        <w:pStyle w:val="6"/>
        <w:rPr>
          <w:sz w:val="20"/>
        </w:rPr>
      </w:pPr>
    </w:p>
    <w:p w14:paraId="7389D96E">
      <w:pPr>
        <w:pStyle w:val="6"/>
        <w:spacing w:before="76"/>
        <w:ind w:left="140"/>
      </w:pPr>
      <w:r>
        <w:rPr>
          <w:rFonts w:hint="eastAsia"/>
        </w:rPr>
        <w:t>附件 3</w:t>
      </w:r>
    </w:p>
    <w:p w14:paraId="0DD84F93">
      <w:pPr>
        <w:pStyle w:val="6"/>
        <w:rPr>
          <w:rFonts w:ascii="Times New Roman"/>
          <w:sz w:val="29"/>
        </w:rPr>
      </w:pPr>
    </w:p>
    <w:p w14:paraId="37AB3B5A">
      <w:pPr>
        <w:pStyle w:val="2"/>
      </w:pPr>
      <w:r>
        <w:rPr>
          <w:rFonts w:hint="eastAsia"/>
        </w:rPr>
        <w:t>收费所生产岗系统维护检查</w:t>
      </w:r>
      <w:del w:id="224" w:author="ZZY [2]" w:date="2024-03-13T14:59:38Z">
        <w:r>
          <w:rPr>
            <w:rFonts w:hint="default"/>
            <w:lang w:val="en-US"/>
          </w:rPr>
          <w:delText>周</w:delText>
        </w:r>
      </w:del>
      <w:ins w:id="225" w:author="ZZY [2]" w:date="2024-03-13T14:59:38Z">
        <w:r>
          <w:rPr>
            <w:rFonts w:hint="eastAsia"/>
            <w:lang w:val="en-US" w:eastAsia="zh-CN"/>
          </w:rPr>
          <w:t>日</w:t>
        </w:r>
      </w:ins>
      <w:r>
        <w:rPr>
          <w:rFonts w:hint="eastAsia"/>
        </w:rPr>
        <w:t>记录表</w:t>
      </w:r>
    </w:p>
    <w:p w14:paraId="1C8C178D">
      <w:pPr>
        <w:tabs>
          <w:tab w:val="left" w:pos="9144"/>
          <w:tab w:val="left" w:pos="10613"/>
          <w:tab w:val="left" w:pos="11244"/>
          <w:tab w:val="left" w:pos="11873"/>
          <w:tab w:val="left" w:pos="12713"/>
        </w:tabs>
        <w:spacing w:before="105" w:after="30"/>
        <w:ind w:left="1793"/>
        <w:jc w:val="left"/>
      </w:pPr>
      <w:r>
        <w:t>单位：</w:t>
      </w:r>
      <w:r>
        <w:tab/>
      </w:r>
      <w:r>
        <w:t>维护时间：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年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月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日—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日</w:t>
      </w:r>
    </w:p>
    <w:tbl>
      <w:tblPr>
        <w:tblStyle w:val="12"/>
        <w:tblW w:w="13977" w:type="dxa"/>
        <w:tblInd w:w="1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8"/>
        <w:gridCol w:w="1567"/>
        <w:gridCol w:w="472"/>
        <w:gridCol w:w="419"/>
        <w:gridCol w:w="1517"/>
        <w:gridCol w:w="379"/>
        <w:gridCol w:w="408"/>
        <w:gridCol w:w="439"/>
        <w:gridCol w:w="410"/>
        <w:gridCol w:w="410"/>
        <w:gridCol w:w="411"/>
        <w:gridCol w:w="448"/>
        <w:gridCol w:w="449"/>
        <w:gridCol w:w="448"/>
        <w:gridCol w:w="448"/>
        <w:gridCol w:w="286"/>
        <w:gridCol w:w="161"/>
        <w:gridCol w:w="257"/>
        <w:gridCol w:w="191"/>
        <w:gridCol w:w="279"/>
        <w:gridCol w:w="170"/>
        <w:gridCol w:w="449"/>
        <w:gridCol w:w="449"/>
        <w:gridCol w:w="449"/>
        <w:gridCol w:w="449"/>
        <w:gridCol w:w="452"/>
        <w:gridCol w:w="448"/>
        <w:gridCol w:w="447"/>
        <w:gridCol w:w="447"/>
      </w:tblGrid>
      <w:tr w14:paraId="6E9126AA">
        <w:trPr>
          <w:trHeight w:val="440" w:hRule="atLeast"/>
        </w:trPr>
        <w:tc>
          <w:tcPr>
            <w:tcW w:w="818" w:type="dxa"/>
          </w:tcPr>
          <w:p w14:paraId="3755BD48">
            <w:pPr>
              <w:pStyle w:val="16"/>
            </w:pPr>
            <w:r>
              <w:rPr>
                <w:rFonts w:hint="eastAsia"/>
              </w:rPr>
              <w:t>序号</w:t>
            </w:r>
          </w:p>
        </w:tc>
        <w:tc>
          <w:tcPr>
            <w:tcW w:w="1567" w:type="dxa"/>
            <w:tcBorders>
              <w:right w:val="nil"/>
            </w:tcBorders>
          </w:tcPr>
          <w:p w14:paraId="13923E24">
            <w:pPr>
              <w:pStyle w:val="16"/>
            </w:pPr>
            <w:r>
              <w:rPr>
                <w:rFonts w:hint="eastAsia"/>
                <w:w w:val="99"/>
              </w:rPr>
              <w:t>维</w:t>
            </w:r>
          </w:p>
        </w:tc>
        <w:tc>
          <w:tcPr>
            <w:tcW w:w="472" w:type="dxa"/>
            <w:tcBorders>
              <w:left w:val="nil"/>
              <w:right w:val="nil"/>
            </w:tcBorders>
          </w:tcPr>
          <w:p w14:paraId="0951FFB1">
            <w:pPr>
              <w:pStyle w:val="16"/>
            </w:pPr>
            <w:r>
              <w:rPr>
                <w:rFonts w:hint="eastAsia"/>
                <w:w w:val="99"/>
              </w:rPr>
              <w:t>护</w:t>
            </w:r>
          </w:p>
        </w:tc>
        <w:tc>
          <w:tcPr>
            <w:tcW w:w="419" w:type="dxa"/>
            <w:tcBorders>
              <w:left w:val="nil"/>
              <w:right w:val="nil"/>
            </w:tcBorders>
          </w:tcPr>
          <w:p w14:paraId="3E220FC0">
            <w:pPr>
              <w:pStyle w:val="16"/>
            </w:pPr>
            <w:r>
              <w:rPr>
                <w:rFonts w:hint="eastAsia"/>
                <w:w w:val="99"/>
              </w:rPr>
              <w:t>要</w:t>
            </w:r>
          </w:p>
        </w:tc>
        <w:tc>
          <w:tcPr>
            <w:tcW w:w="1517" w:type="dxa"/>
            <w:tcBorders>
              <w:left w:val="nil"/>
            </w:tcBorders>
          </w:tcPr>
          <w:p w14:paraId="179FE938">
            <w:pPr>
              <w:pStyle w:val="16"/>
            </w:pPr>
            <w:r>
              <w:rPr>
                <w:rFonts w:hint="eastAsia"/>
                <w:w w:val="99"/>
              </w:rPr>
              <w:t>求</w:t>
            </w:r>
          </w:p>
        </w:tc>
        <w:tc>
          <w:tcPr>
            <w:tcW w:w="379" w:type="dxa"/>
            <w:tcBorders>
              <w:right w:val="nil"/>
            </w:tcBorders>
          </w:tcPr>
          <w:p w14:paraId="30A3EA74">
            <w:pPr>
              <w:pStyle w:val="16"/>
            </w:pPr>
          </w:p>
        </w:tc>
        <w:tc>
          <w:tcPr>
            <w:tcW w:w="408" w:type="dxa"/>
            <w:tcBorders>
              <w:left w:val="nil"/>
              <w:right w:val="nil"/>
            </w:tcBorders>
          </w:tcPr>
          <w:p w14:paraId="2B04C74D">
            <w:pPr>
              <w:pStyle w:val="16"/>
            </w:pPr>
          </w:p>
        </w:tc>
        <w:tc>
          <w:tcPr>
            <w:tcW w:w="849" w:type="dxa"/>
            <w:gridSpan w:val="2"/>
            <w:tcBorders>
              <w:left w:val="nil"/>
              <w:right w:val="nil"/>
            </w:tcBorders>
          </w:tcPr>
          <w:p w14:paraId="3F2B10D2">
            <w:pPr>
              <w:pStyle w:val="16"/>
            </w:pPr>
          </w:p>
        </w:tc>
        <w:tc>
          <w:tcPr>
            <w:tcW w:w="410" w:type="dxa"/>
            <w:tcBorders>
              <w:left w:val="nil"/>
              <w:right w:val="nil"/>
            </w:tcBorders>
          </w:tcPr>
          <w:p w14:paraId="74D64FF3">
            <w:pPr>
              <w:pStyle w:val="16"/>
            </w:pPr>
          </w:p>
        </w:tc>
        <w:tc>
          <w:tcPr>
            <w:tcW w:w="859" w:type="dxa"/>
            <w:gridSpan w:val="2"/>
            <w:tcBorders>
              <w:left w:val="nil"/>
              <w:right w:val="nil"/>
            </w:tcBorders>
          </w:tcPr>
          <w:p w14:paraId="57110029">
            <w:pPr>
              <w:pStyle w:val="16"/>
            </w:pPr>
          </w:p>
        </w:tc>
        <w:tc>
          <w:tcPr>
            <w:tcW w:w="449" w:type="dxa"/>
            <w:tcBorders>
              <w:left w:val="nil"/>
              <w:right w:val="nil"/>
            </w:tcBorders>
          </w:tcPr>
          <w:p w14:paraId="11E64DE2">
            <w:pPr>
              <w:pStyle w:val="16"/>
            </w:pP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22F6A900">
            <w:pPr>
              <w:pStyle w:val="16"/>
            </w:pPr>
            <w:r>
              <w:rPr>
                <w:rFonts w:hint="eastAsia"/>
                <w:w w:val="99"/>
              </w:rPr>
              <w:t>维</w:t>
            </w:r>
          </w:p>
        </w:tc>
        <w:tc>
          <w:tcPr>
            <w:tcW w:w="734" w:type="dxa"/>
            <w:gridSpan w:val="2"/>
            <w:tcBorders>
              <w:left w:val="nil"/>
              <w:right w:val="nil"/>
            </w:tcBorders>
          </w:tcPr>
          <w:p w14:paraId="54867BD8">
            <w:pPr>
              <w:pStyle w:val="16"/>
            </w:pPr>
            <w:r>
              <w:rPr>
                <w:rFonts w:hint="eastAsia"/>
              </w:rPr>
              <w:t>护 检</w:t>
            </w:r>
          </w:p>
        </w:tc>
        <w:tc>
          <w:tcPr>
            <w:tcW w:w="418" w:type="dxa"/>
            <w:gridSpan w:val="2"/>
            <w:tcBorders>
              <w:left w:val="nil"/>
              <w:right w:val="nil"/>
            </w:tcBorders>
          </w:tcPr>
          <w:p w14:paraId="59BD43AD">
            <w:pPr>
              <w:pStyle w:val="16"/>
            </w:pPr>
            <w:r>
              <w:rPr>
                <w:rFonts w:hint="eastAsia"/>
                <w:w w:val="99"/>
              </w:rPr>
              <w:t>查</w:t>
            </w:r>
          </w:p>
        </w:tc>
        <w:tc>
          <w:tcPr>
            <w:tcW w:w="470" w:type="dxa"/>
            <w:gridSpan w:val="2"/>
            <w:tcBorders>
              <w:left w:val="nil"/>
              <w:right w:val="nil"/>
            </w:tcBorders>
          </w:tcPr>
          <w:p w14:paraId="40D3459F">
            <w:pPr>
              <w:pStyle w:val="16"/>
            </w:pPr>
            <w:r>
              <w:rPr>
                <w:rFonts w:hint="eastAsia"/>
                <w:w w:val="99"/>
              </w:rPr>
              <w:t>情</w:t>
            </w:r>
          </w:p>
        </w:tc>
        <w:tc>
          <w:tcPr>
            <w:tcW w:w="619" w:type="dxa"/>
            <w:gridSpan w:val="2"/>
            <w:tcBorders>
              <w:left w:val="nil"/>
              <w:right w:val="nil"/>
            </w:tcBorders>
          </w:tcPr>
          <w:p w14:paraId="46748244">
            <w:pPr>
              <w:pStyle w:val="16"/>
            </w:pPr>
            <w:r>
              <w:rPr>
                <w:rFonts w:hint="eastAsia"/>
                <w:w w:val="99"/>
              </w:rPr>
              <w:t>况</w:t>
            </w:r>
          </w:p>
        </w:tc>
        <w:tc>
          <w:tcPr>
            <w:tcW w:w="898" w:type="dxa"/>
            <w:gridSpan w:val="2"/>
            <w:tcBorders>
              <w:left w:val="nil"/>
              <w:right w:val="nil"/>
            </w:tcBorders>
          </w:tcPr>
          <w:p w14:paraId="0A19178B">
            <w:pPr>
              <w:pStyle w:val="16"/>
            </w:pPr>
          </w:p>
        </w:tc>
        <w:tc>
          <w:tcPr>
            <w:tcW w:w="449" w:type="dxa"/>
            <w:tcBorders>
              <w:left w:val="nil"/>
              <w:right w:val="nil"/>
            </w:tcBorders>
          </w:tcPr>
          <w:p w14:paraId="3389DBD1">
            <w:pPr>
              <w:pStyle w:val="16"/>
            </w:pPr>
          </w:p>
        </w:tc>
        <w:tc>
          <w:tcPr>
            <w:tcW w:w="900" w:type="dxa"/>
            <w:gridSpan w:val="2"/>
            <w:tcBorders>
              <w:left w:val="nil"/>
              <w:right w:val="nil"/>
            </w:tcBorders>
          </w:tcPr>
          <w:p w14:paraId="1968EACA">
            <w:pPr>
              <w:pStyle w:val="16"/>
            </w:pPr>
          </w:p>
        </w:tc>
        <w:tc>
          <w:tcPr>
            <w:tcW w:w="447" w:type="dxa"/>
            <w:tcBorders>
              <w:left w:val="nil"/>
              <w:right w:val="nil"/>
            </w:tcBorders>
          </w:tcPr>
          <w:p w14:paraId="64637AD4">
            <w:pPr>
              <w:pStyle w:val="16"/>
            </w:pPr>
          </w:p>
        </w:tc>
        <w:tc>
          <w:tcPr>
            <w:tcW w:w="447" w:type="dxa"/>
            <w:tcBorders>
              <w:left w:val="nil"/>
            </w:tcBorders>
          </w:tcPr>
          <w:p w14:paraId="205F435A">
            <w:pPr>
              <w:pStyle w:val="16"/>
            </w:pPr>
          </w:p>
        </w:tc>
      </w:tr>
      <w:tr w14:paraId="56067F6C">
        <w:trPr>
          <w:trHeight w:val="440" w:hRule="atLeast"/>
        </w:trPr>
        <w:tc>
          <w:tcPr>
            <w:tcW w:w="818" w:type="dxa"/>
          </w:tcPr>
          <w:p w14:paraId="13B2180C">
            <w:pPr>
              <w:pStyle w:val="16"/>
            </w:pPr>
            <w:r>
              <w:rPr>
                <w:rFonts w:hint="eastAsia"/>
                <w:w w:val="99"/>
              </w:rPr>
              <w:t>一</w:t>
            </w:r>
          </w:p>
        </w:tc>
        <w:tc>
          <w:tcPr>
            <w:tcW w:w="3975" w:type="dxa"/>
            <w:gridSpan w:val="4"/>
          </w:tcPr>
          <w:p w14:paraId="773DCBBA">
            <w:pPr>
              <w:pStyle w:val="16"/>
            </w:pPr>
            <w:r>
              <w:rPr>
                <w:rFonts w:hint="eastAsia"/>
              </w:rPr>
              <w:t>每日维护检查内容</w:t>
            </w:r>
          </w:p>
        </w:tc>
        <w:tc>
          <w:tcPr>
            <w:tcW w:w="1226" w:type="dxa"/>
            <w:gridSpan w:val="3"/>
          </w:tcPr>
          <w:p w14:paraId="0ECA8003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231" w:type="dxa"/>
            <w:gridSpan w:val="3"/>
          </w:tcPr>
          <w:p w14:paraId="639C700B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45" w:type="dxa"/>
            <w:gridSpan w:val="3"/>
          </w:tcPr>
          <w:p w14:paraId="05021B4D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43" w:type="dxa"/>
            <w:gridSpan w:val="5"/>
          </w:tcPr>
          <w:p w14:paraId="662F5FD1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47" w:type="dxa"/>
            <w:gridSpan w:val="4"/>
          </w:tcPr>
          <w:p w14:paraId="25BE021C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50" w:type="dxa"/>
            <w:gridSpan w:val="3"/>
          </w:tcPr>
          <w:p w14:paraId="2CB3D5FB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42" w:type="dxa"/>
            <w:gridSpan w:val="3"/>
          </w:tcPr>
          <w:p w14:paraId="27419F40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</w:tr>
      <w:tr w14:paraId="5CB71033">
        <w:trPr>
          <w:trHeight w:val="530" w:hRule="atLeast"/>
        </w:trPr>
        <w:tc>
          <w:tcPr>
            <w:tcW w:w="818" w:type="dxa"/>
          </w:tcPr>
          <w:p w14:paraId="061D74DD">
            <w:pPr>
              <w:pStyle w:val="16"/>
            </w:pPr>
          </w:p>
          <w:p w14:paraId="46F44E89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3975" w:type="dxa"/>
            <w:gridSpan w:val="4"/>
          </w:tcPr>
          <w:p w14:paraId="6E09CB0F">
            <w:pPr>
              <w:pStyle w:val="16"/>
            </w:pPr>
            <w:r>
              <w:rPr>
                <w:rFonts w:hint="eastAsia"/>
              </w:rPr>
              <w:t>每日检查严禁车辆在秤台上长时间停留</w:t>
            </w:r>
          </w:p>
        </w:tc>
        <w:tc>
          <w:tcPr>
            <w:tcW w:w="379" w:type="dxa"/>
          </w:tcPr>
          <w:p w14:paraId="06BA1AC0">
            <w:pPr>
              <w:pStyle w:val="16"/>
            </w:pPr>
          </w:p>
        </w:tc>
        <w:tc>
          <w:tcPr>
            <w:tcW w:w="408" w:type="dxa"/>
          </w:tcPr>
          <w:p w14:paraId="111BCDA9">
            <w:pPr>
              <w:pStyle w:val="16"/>
            </w:pPr>
          </w:p>
        </w:tc>
        <w:tc>
          <w:tcPr>
            <w:tcW w:w="439" w:type="dxa"/>
          </w:tcPr>
          <w:p w14:paraId="131E7253">
            <w:pPr>
              <w:pStyle w:val="16"/>
            </w:pPr>
          </w:p>
        </w:tc>
        <w:tc>
          <w:tcPr>
            <w:tcW w:w="410" w:type="dxa"/>
          </w:tcPr>
          <w:p w14:paraId="0CE14349">
            <w:pPr>
              <w:pStyle w:val="16"/>
            </w:pPr>
          </w:p>
        </w:tc>
        <w:tc>
          <w:tcPr>
            <w:tcW w:w="410" w:type="dxa"/>
          </w:tcPr>
          <w:p w14:paraId="22A8A84A">
            <w:pPr>
              <w:pStyle w:val="16"/>
            </w:pPr>
          </w:p>
        </w:tc>
        <w:tc>
          <w:tcPr>
            <w:tcW w:w="411" w:type="dxa"/>
          </w:tcPr>
          <w:p w14:paraId="019DCE72">
            <w:pPr>
              <w:pStyle w:val="16"/>
            </w:pPr>
          </w:p>
        </w:tc>
        <w:tc>
          <w:tcPr>
            <w:tcW w:w="448" w:type="dxa"/>
          </w:tcPr>
          <w:p w14:paraId="44597F8C">
            <w:pPr>
              <w:pStyle w:val="16"/>
            </w:pPr>
          </w:p>
        </w:tc>
        <w:tc>
          <w:tcPr>
            <w:tcW w:w="449" w:type="dxa"/>
          </w:tcPr>
          <w:p w14:paraId="3E550BD6">
            <w:pPr>
              <w:pStyle w:val="16"/>
            </w:pPr>
          </w:p>
        </w:tc>
        <w:tc>
          <w:tcPr>
            <w:tcW w:w="448" w:type="dxa"/>
          </w:tcPr>
          <w:p w14:paraId="1E821E5E">
            <w:pPr>
              <w:pStyle w:val="16"/>
            </w:pPr>
          </w:p>
        </w:tc>
        <w:tc>
          <w:tcPr>
            <w:tcW w:w="448" w:type="dxa"/>
          </w:tcPr>
          <w:p w14:paraId="6EEEA719">
            <w:pPr>
              <w:pStyle w:val="16"/>
            </w:pPr>
          </w:p>
        </w:tc>
        <w:tc>
          <w:tcPr>
            <w:tcW w:w="447" w:type="dxa"/>
            <w:gridSpan w:val="2"/>
          </w:tcPr>
          <w:p w14:paraId="05729DDE">
            <w:pPr>
              <w:pStyle w:val="16"/>
            </w:pPr>
          </w:p>
        </w:tc>
        <w:tc>
          <w:tcPr>
            <w:tcW w:w="448" w:type="dxa"/>
            <w:gridSpan w:val="2"/>
          </w:tcPr>
          <w:p w14:paraId="1CFEFC27">
            <w:pPr>
              <w:pStyle w:val="16"/>
            </w:pPr>
          </w:p>
        </w:tc>
        <w:tc>
          <w:tcPr>
            <w:tcW w:w="449" w:type="dxa"/>
            <w:gridSpan w:val="2"/>
          </w:tcPr>
          <w:p w14:paraId="5066D31B">
            <w:pPr>
              <w:pStyle w:val="16"/>
            </w:pPr>
          </w:p>
        </w:tc>
        <w:tc>
          <w:tcPr>
            <w:tcW w:w="449" w:type="dxa"/>
          </w:tcPr>
          <w:p w14:paraId="358B5C68">
            <w:pPr>
              <w:pStyle w:val="16"/>
            </w:pPr>
          </w:p>
        </w:tc>
        <w:tc>
          <w:tcPr>
            <w:tcW w:w="449" w:type="dxa"/>
          </w:tcPr>
          <w:p w14:paraId="0FAF34B1">
            <w:pPr>
              <w:pStyle w:val="16"/>
            </w:pPr>
          </w:p>
        </w:tc>
        <w:tc>
          <w:tcPr>
            <w:tcW w:w="449" w:type="dxa"/>
          </w:tcPr>
          <w:p w14:paraId="43F48BCE">
            <w:pPr>
              <w:pStyle w:val="16"/>
            </w:pPr>
          </w:p>
        </w:tc>
        <w:tc>
          <w:tcPr>
            <w:tcW w:w="449" w:type="dxa"/>
          </w:tcPr>
          <w:p w14:paraId="492A2DF8">
            <w:pPr>
              <w:pStyle w:val="16"/>
            </w:pPr>
          </w:p>
        </w:tc>
        <w:tc>
          <w:tcPr>
            <w:tcW w:w="452" w:type="dxa"/>
          </w:tcPr>
          <w:p w14:paraId="32D4892F">
            <w:pPr>
              <w:pStyle w:val="16"/>
            </w:pPr>
          </w:p>
        </w:tc>
        <w:tc>
          <w:tcPr>
            <w:tcW w:w="448" w:type="dxa"/>
          </w:tcPr>
          <w:p w14:paraId="42AE9E98">
            <w:pPr>
              <w:pStyle w:val="16"/>
            </w:pPr>
          </w:p>
        </w:tc>
        <w:tc>
          <w:tcPr>
            <w:tcW w:w="447" w:type="dxa"/>
          </w:tcPr>
          <w:p w14:paraId="15C9B142">
            <w:pPr>
              <w:pStyle w:val="16"/>
            </w:pPr>
          </w:p>
        </w:tc>
        <w:tc>
          <w:tcPr>
            <w:tcW w:w="447" w:type="dxa"/>
          </w:tcPr>
          <w:p w14:paraId="02305316">
            <w:pPr>
              <w:pStyle w:val="16"/>
            </w:pPr>
          </w:p>
        </w:tc>
      </w:tr>
      <w:tr w14:paraId="3FDBEA27">
        <w:trPr>
          <w:trHeight w:val="1471" w:hRule="atLeast"/>
        </w:trPr>
        <w:tc>
          <w:tcPr>
            <w:tcW w:w="818" w:type="dxa"/>
          </w:tcPr>
          <w:p w14:paraId="049FB9A5">
            <w:pPr>
              <w:pStyle w:val="16"/>
            </w:pPr>
          </w:p>
          <w:p w14:paraId="39FD9A58">
            <w:pPr>
              <w:pStyle w:val="16"/>
            </w:pPr>
          </w:p>
          <w:p w14:paraId="0F7FB5C2">
            <w:pPr>
              <w:pStyle w:val="16"/>
            </w:pPr>
            <w:r>
              <w:rPr>
                <w:w w:val="99"/>
              </w:rPr>
              <w:t>2</w:t>
            </w:r>
          </w:p>
        </w:tc>
        <w:tc>
          <w:tcPr>
            <w:tcW w:w="3975" w:type="dxa"/>
            <w:gridSpan w:val="4"/>
          </w:tcPr>
          <w:p w14:paraId="577D02CD">
            <w:pPr>
              <w:pStyle w:val="16"/>
            </w:pPr>
            <w:r>
              <w:rPr>
                <w:rFonts w:hint="eastAsia"/>
                <w:spacing w:val="-5"/>
              </w:rPr>
              <w:t xml:space="preserve">每日当班期间定期检查 </w:t>
            </w:r>
            <w:r>
              <w:rPr>
                <w:rFonts w:hint="eastAsia"/>
              </w:rPr>
              <w:t>ETC</w:t>
            </w:r>
            <w:r>
              <w:rPr>
                <w:rFonts w:hint="eastAsia"/>
                <w:spacing w:val="-12"/>
              </w:rPr>
              <w:t xml:space="preserve"> 系统软件“设</w:t>
            </w:r>
            <w:r>
              <w:rPr>
                <w:rFonts w:hint="eastAsia"/>
                <w:w w:val="99"/>
              </w:rPr>
              <w:t>备状态区”和“车辆交易信息区”，确保</w:t>
            </w:r>
          </w:p>
          <w:p w14:paraId="6BF24649">
            <w:pPr>
              <w:pStyle w:val="16"/>
            </w:pPr>
            <w:r>
              <w:rPr>
                <w:rFonts w:hint="eastAsia"/>
              </w:rPr>
              <w:t>设备运行正常、车辆交易信息区位空。</w:t>
            </w:r>
          </w:p>
        </w:tc>
        <w:tc>
          <w:tcPr>
            <w:tcW w:w="379" w:type="dxa"/>
          </w:tcPr>
          <w:p w14:paraId="7C9DC121">
            <w:pPr>
              <w:pStyle w:val="16"/>
            </w:pPr>
          </w:p>
        </w:tc>
        <w:tc>
          <w:tcPr>
            <w:tcW w:w="408" w:type="dxa"/>
          </w:tcPr>
          <w:p w14:paraId="7CFB1535">
            <w:pPr>
              <w:pStyle w:val="16"/>
            </w:pPr>
          </w:p>
        </w:tc>
        <w:tc>
          <w:tcPr>
            <w:tcW w:w="439" w:type="dxa"/>
          </w:tcPr>
          <w:p w14:paraId="73643D2C">
            <w:pPr>
              <w:pStyle w:val="16"/>
            </w:pPr>
          </w:p>
        </w:tc>
        <w:tc>
          <w:tcPr>
            <w:tcW w:w="410" w:type="dxa"/>
          </w:tcPr>
          <w:p w14:paraId="724391F7">
            <w:pPr>
              <w:pStyle w:val="16"/>
            </w:pPr>
          </w:p>
        </w:tc>
        <w:tc>
          <w:tcPr>
            <w:tcW w:w="410" w:type="dxa"/>
          </w:tcPr>
          <w:p w14:paraId="60A8A10D">
            <w:pPr>
              <w:pStyle w:val="16"/>
            </w:pPr>
          </w:p>
        </w:tc>
        <w:tc>
          <w:tcPr>
            <w:tcW w:w="411" w:type="dxa"/>
          </w:tcPr>
          <w:p w14:paraId="43720DB3">
            <w:pPr>
              <w:pStyle w:val="16"/>
            </w:pPr>
          </w:p>
        </w:tc>
        <w:tc>
          <w:tcPr>
            <w:tcW w:w="448" w:type="dxa"/>
          </w:tcPr>
          <w:p w14:paraId="17492BE3">
            <w:pPr>
              <w:pStyle w:val="16"/>
            </w:pPr>
          </w:p>
        </w:tc>
        <w:tc>
          <w:tcPr>
            <w:tcW w:w="449" w:type="dxa"/>
          </w:tcPr>
          <w:p w14:paraId="3A438D5D">
            <w:pPr>
              <w:pStyle w:val="16"/>
            </w:pPr>
          </w:p>
        </w:tc>
        <w:tc>
          <w:tcPr>
            <w:tcW w:w="448" w:type="dxa"/>
          </w:tcPr>
          <w:p w14:paraId="481B5D1F">
            <w:pPr>
              <w:pStyle w:val="16"/>
            </w:pPr>
          </w:p>
        </w:tc>
        <w:tc>
          <w:tcPr>
            <w:tcW w:w="448" w:type="dxa"/>
          </w:tcPr>
          <w:p w14:paraId="1474C279">
            <w:pPr>
              <w:pStyle w:val="16"/>
            </w:pPr>
          </w:p>
        </w:tc>
        <w:tc>
          <w:tcPr>
            <w:tcW w:w="447" w:type="dxa"/>
            <w:gridSpan w:val="2"/>
          </w:tcPr>
          <w:p w14:paraId="08CB4B53">
            <w:pPr>
              <w:pStyle w:val="16"/>
            </w:pPr>
          </w:p>
        </w:tc>
        <w:tc>
          <w:tcPr>
            <w:tcW w:w="448" w:type="dxa"/>
            <w:gridSpan w:val="2"/>
          </w:tcPr>
          <w:p w14:paraId="26066793">
            <w:pPr>
              <w:pStyle w:val="16"/>
            </w:pPr>
          </w:p>
        </w:tc>
        <w:tc>
          <w:tcPr>
            <w:tcW w:w="449" w:type="dxa"/>
            <w:gridSpan w:val="2"/>
          </w:tcPr>
          <w:p w14:paraId="3536621B">
            <w:pPr>
              <w:pStyle w:val="16"/>
            </w:pPr>
          </w:p>
        </w:tc>
        <w:tc>
          <w:tcPr>
            <w:tcW w:w="449" w:type="dxa"/>
          </w:tcPr>
          <w:p w14:paraId="7ADAC3CA">
            <w:pPr>
              <w:pStyle w:val="16"/>
            </w:pPr>
          </w:p>
        </w:tc>
        <w:tc>
          <w:tcPr>
            <w:tcW w:w="449" w:type="dxa"/>
          </w:tcPr>
          <w:p w14:paraId="13CECF5D">
            <w:pPr>
              <w:pStyle w:val="16"/>
            </w:pPr>
          </w:p>
        </w:tc>
        <w:tc>
          <w:tcPr>
            <w:tcW w:w="449" w:type="dxa"/>
          </w:tcPr>
          <w:p w14:paraId="6A2F6272">
            <w:pPr>
              <w:pStyle w:val="16"/>
            </w:pPr>
          </w:p>
        </w:tc>
        <w:tc>
          <w:tcPr>
            <w:tcW w:w="449" w:type="dxa"/>
          </w:tcPr>
          <w:p w14:paraId="40044549">
            <w:pPr>
              <w:pStyle w:val="16"/>
            </w:pPr>
          </w:p>
        </w:tc>
        <w:tc>
          <w:tcPr>
            <w:tcW w:w="452" w:type="dxa"/>
          </w:tcPr>
          <w:p w14:paraId="6D85B65E">
            <w:pPr>
              <w:pStyle w:val="16"/>
            </w:pPr>
          </w:p>
        </w:tc>
        <w:tc>
          <w:tcPr>
            <w:tcW w:w="448" w:type="dxa"/>
          </w:tcPr>
          <w:p w14:paraId="4F137916">
            <w:pPr>
              <w:pStyle w:val="16"/>
            </w:pPr>
          </w:p>
        </w:tc>
        <w:tc>
          <w:tcPr>
            <w:tcW w:w="447" w:type="dxa"/>
          </w:tcPr>
          <w:p w14:paraId="1DE31CB0">
            <w:pPr>
              <w:pStyle w:val="16"/>
            </w:pPr>
          </w:p>
        </w:tc>
        <w:tc>
          <w:tcPr>
            <w:tcW w:w="447" w:type="dxa"/>
          </w:tcPr>
          <w:p w14:paraId="2877E9DD">
            <w:pPr>
              <w:pStyle w:val="16"/>
            </w:pPr>
          </w:p>
        </w:tc>
      </w:tr>
      <w:tr w14:paraId="126D6D64">
        <w:trPr>
          <w:trHeight w:val="1052" w:hRule="atLeast"/>
        </w:trPr>
        <w:tc>
          <w:tcPr>
            <w:tcW w:w="818" w:type="dxa"/>
          </w:tcPr>
          <w:p w14:paraId="1F39DD2B">
            <w:pPr>
              <w:pStyle w:val="16"/>
            </w:pPr>
          </w:p>
          <w:p w14:paraId="56BC37B3">
            <w:pPr>
              <w:pStyle w:val="16"/>
            </w:pPr>
            <w:r>
              <w:rPr>
                <w:w w:val="99"/>
              </w:rPr>
              <w:t>3</w:t>
            </w:r>
          </w:p>
        </w:tc>
        <w:tc>
          <w:tcPr>
            <w:tcW w:w="3975" w:type="dxa"/>
            <w:gridSpan w:val="4"/>
          </w:tcPr>
          <w:p w14:paraId="4968230D">
            <w:pPr>
              <w:pStyle w:val="16"/>
            </w:pPr>
            <w:r>
              <w:rPr>
                <w:rFonts w:hint="eastAsia"/>
                <w:w w:val="95"/>
              </w:rPr>
              <w:t>每日当班期间检查设备运行是否正常，发</w:t>
            </w:r>
            <w:r>
              <w:rPr>
                <w:rFonts w:hint="eastAsia"/>
              </w:rPr>
              <w:t>现故障及时上报。</w:t>
            </w:r>
          </w:p>
        </w:tc>
        <w:tc>
          <w:tcPr>
            <w:tcW w:w="379" w:type="dxa"/>
          </w:tcPr>
          <w:p w14:paraId="19FF3CF8">
            <w:pPr>
              <w:pStyle w:val="16"/>
            </w:pPr>
          </w:p>
        </w:tc>
        <w:tc>
          <w:tcPr>
            <w:tcW w:w="408" w:type="dxa"/>
          </w:tcPr>
          <w:p w14:paraId="670F78C2">
            <w:pPr>
              <w:pStyle w:val="16"/>
            </w:pPr>
          </w:p>
        </w:tc>
        <w:tc>
          <w:tcPr>
            <w:tcW w:w="439" w:type="dxa"/>
          </w:tcPr>
          <w:p w14:paraId="0DFABE16">
            <w:pPr>
              <w:pStyle w:val="16"/>
            </w:pPr>
          </w:p>
        </w:tc>
        <w:tc>
          <w:tcPr>
            <w:tcW w:w="410" w:type="dxa"/>
          </w:tcPr>
          <w:p w14:paraId="7483ACEB">
            <w:pPr>
              <w:pStyle w:val="16"/>
            </w:pPr>
          </w:p>
        </w:tc>
        <w:tc>
          <w:tcPr>
            <w:tcW w:w="410" w:type="dxa"/>
          </w:tcPr>
          <w:p w14:paraId="7DA5CC66">
            <w:pPr>
              <w:pStyle w:val="16"/>
            </w:pPr>
          </w:p>
        </w:tc>
        <w:tc>
          <w:tcPr>
            <w:tcW w:w="411" w:type="dxa"/>
          </w:tcPr>
          <w:p w14:paraId="2D38419E">
            <w:pPr>
              <w:pStyle w:val="16"/>
            </w:pPr>
          </w:p>
        </w:tc>
        <w:tc>
          <w:tcPr>
            <w:tcW w:w="448" w:type="dxa"/>
          </w:tcPr>
          <w:p w14:paraId="2C2E4971">
            <w:pPr>
              <w:pStyle w:val="16"/>
            </w:pPr>
          </w:p>
        </w:tc>
        <w:tc>
          <w:tcPr>
            <w:tcW w:w="449" w:type="dxa"/>
          </w:tcPr>
          <w:p w14:paraId="4ADC278D">
            <w:pPr>
              <w:pStyle w:val="16"/>
            </w:pPr>
          </w:p>
        </w:tc>
        <w:tc>
          <w:tcPr>
            <w:tcW w:w="448" w:type="dxa"/>
          </w:tcPr>
          <w:p w14:paraId="7737CE73">
            <w:pPr>
              <w:pStyle w:val="16"/>
            </w:pPr>
          </w:p>
        </w:tc>
        <w:tc>
          <w:tcPr>
            <w:tcW w:w="448" w:type="dxa"/>
          </w:tcPr>
          <w:p w14:paraId="55377FD9">
            <w:pPr>
              <w:pStyle w:val="16"/>
            </w:pPr>
          </w:p>
        </w:tc>
        <w:tc>
          <w:tcPr>
            <w:tcW w:w="447" w:type="dxa"/>
            <w:gridSpan w:val="2"/>
          </w:tcPr>
          <w:p w14:paraId="42C365EC">
            <w:pPr>
              <w:pStyle w:val="16"/>
            </w:pPr>
          </w:p>
        </w:tc>
        <w:tc>
          <w:tcPr>
            <w:tcW w:w="448" w:type="dxa"/>
            <w:gridSpan w:val="2"/>
          </w:tcPr>
          <w:p w14:paraId="7B51A781">
            <w:pPr>
              <w:pStyle w:val="16"/>
            </w:pPr>
          </w:p>
        </w:tc>
        <w:tc>
          <w:tcPr>
            <w:tcW w:w="449" w:type="dxa"/>
            <w:gridSpan w:val="2"/>
          </w:tcPr>
          <w:p w14:paraId="608C7BB0">
            <w:pPr>
              <w:pStyle w:val="16"/>
            </w:pPr>
          </w:p>
        </w:tc>
        <w:tc>
          <w:tcPr>
            <w:tcW w:w="449" w:type="dxa"/>
          </w:tcPr>
          <w:p w14:paraId="2494B175">
            <w:pPr>
              <w:pStyle w:val="16"/>
            </w:pPr>
          </w:p>
        </w:tc>
        <w:tc>
          <w:tcPr>
            <w:tcW w:w="449" w:type="dxa"/>
          </w:tcPr>
          <w:p w14:paraId="7BC1C0BA">
            <w:pPr>
              <w:pStyle w:val="16"/>
            </w:pPr>
          </w:p>
        </w:tc>
        <w:tc>
          <w:tcPr>
            <w:tcW w:w="449" w:type="dxa"/>
          </w:tcPr>
          <w:p w14:paraId="6B45F393">
            <w:pPr>
              <w:pStyle w:val="16"/>
            </w:pPr>
          </w:p>
        </w:tc>
        <w:tc>
          <w:tcPr>
            <w:tcW w:w="449" w:type="dxa"/>
          </w:tcPr>
          <w:p w14:paraId="11CCF090">
            <w:pPr>
              <w:pStyle w:val="16"/>
            </w:pPr>
          </w:p>
        </w:tc>
        <w:tc>
          <w:tcPr>
            <w:tcW w:w="452" w:type="dxa"/>
          </w:tcPr>
          <w:p w14:paraId="7E30B9A1">
            <w:pPr>
              <w:pStyle w:val="16"/>
            </w:pPr>
          </w:p>
        </w:tc>
        <w:tc>
          <w:tcPr>
            <w:tcW w:w="448" w:type="dxa"/>
          </w:tcPr>
          <w:p w14:paraId="2EF5E793">
            <w:pPr>
              <w:pStyle w:val="16"/>
            </w:pPr>
          </w:p>
        </w:tc>
        <w:tc>
          <w:tcPr>
            <w:tcW w:w="447" w:type="dxa"/>
          </w:tcPr>
          <w:p w14:paraId="10888806">
            <w:pPr>
              <w:pStyle w:val="16"/>
            </w:pPr>
          </w:p>
        </w:tc>
        <w:tc>
          <w:tcPr>
            <w:tcW w:w="447" w:type="dxa"/>
          </w:tcPr>
          <w:p w14:paraId="48C9D681">
            <w:pPr>
              <w:pStyle w:val="16"/>
            </w:pPr>
          </w:p>
        </w:tc>
      </w:tr>
      <w:tr w14:paraId="34118C67">
        <w:trPr>
          <w:trHeight w:val="1427" w:hRule="atLeast"/>
        </w:trPr>
        <w:tc>
          <w:tcPr>
            <w:tcW w:w="818" w:type="dxa"/>
          </w:tcPr>
          <w:p w14:paraId="24C318FB">
            <w:pPr>
              <w:pStyle w:val="16"/>
            </w:pPr>
          </w:p>
          <w:p w14:paraId="54773B1E">
            <w:pPr>
              <w:pStyle w:val="16"/>
            </w:pPr>
          </w:p>
          <w:p w14:paraId="167D2F49">
            <w:pPr>
              <w:pStyle w:val="16"/>
            </w:pPr>
            <w:r>
              <w:rPr>
                <w:w w:val="99"/>
              </w:rPr>
              <w:t>4</w:t>
            </w:r>
          </w:p>
        </w:tc>
        <w:tc>
          <w:tcPr>
            <w:tcW w:w="3975" w:type="dxa"/>
            <w:gridSpan w:val="4"/>
          </w:tcPr>
          <w:p w14:paraId="7CEAF9E4">
            <w:pPr>
              <w:pStyle w:val="16"/>
            </w:pPr>
          </w:p>
          <w:p w14:paraId="0CEC6D11">
            <w:pPr>
              <w:pStyle w:val="16"/>
            </w:pPr>
            <w:r>
              <w:rPr>
                <w:rFonts w:hint="eastAsia"/>
              </w:rPr>
              <w:t>每日当班期间保持称台周围清洁卫生，检</w:t>
            </w:r>
          </w:p>
          <w:p w14:paraId="09534202">
            <w:pPr>
              <w:pStyle w:val="16"/>
            </w:pPr>
            <w:r>
              <w:rPr>
                <w:rFonts w:hint="eastAsia"/>
                <w:w w:val="95"/>
              </w:rPr>
              <w:t>查称台和框架之间缝隙内是否有小石子</w:t>
            </w:r>
            <w:r>
              <w:rPr>
                <w:rFonts w:hint="eastAsia"/>
              </w:rPr>
              <w:t>等杂物，及时清理。</w:t>
            </w:r>
          </w:p>
        </w:tc>
        <w:tc>
          <w:tcPr>
            <w:tcW w:w="1226" w:type="dxa"/>
            <w:gridSpan w:val="3"/>
          </w:tcPr>
          <w:p w14:paraId="1EE0630D">
            <w:pPr>
              <w:pStyle w:val="16"/>
            </w:pPr>
          </w:p>
        </w:tc>
        <w:tc>
          <w:tcPr>
            <w:tcW w:w="1231" w:type="dxa"/>
            <w:gridSpan w:val="3"/>
          </w:tcPr>
          <w:p w14:paraId="55F08700">
            <w:pPr>
              <w:pStyle w:val="16"/>
            </w:pPr>
          </w:p>
        </w:tc>
        <w:tc>
          <w:tcPr>
            <w:tcW w:w="1345" w:type="dxa"/>
            <w:gridSpan w:val="3"/>
          </w:tcPr>
          <w:p w14:paraId="582BAC85">
            <w:pPr>
              <w:pStyle w:val="16"/>
            </w:pPr>
          </w:p>
        </w:tc>
        <w:tc>
          <w:tcPr>
            <w:tcW w:w="1343" w:type="dxa"/>
            <w:gridSpan w:val="5"/>
          </w:tcPr>
          <w:p w14:paraId="005D9459">
            <w:pPr>
              <w:pStyle w:val="16"/>
            </w:pPr>
          </w:p>
        </w:tc>
        <w:tc>
          <w:tcPr>
            <w:tcW w:w="1347" w:type="dxa"/>
            <w:gridSpan w:val="4"/>
          </w:tcPr>
          <w:p w14:paraId="5E6F40DB">
            <w:pPr>
              <w:pStyle w:val="16"/>
            </w:pPr>
          </w:p>
        </w:tc>
        <w:tc>
          <w:tcPr>
            <w:tcW w:w="1350" w:type="dxa"/>
            <w:gridSpan w:val="3"/>
          </w:tcPr>
          <w:p w14:paraId="59EBBAED">
            <w:pPr>
              <w:pStyle w:val="16"/>
            </w:pPr>
          </w:p>
        </w:tc>
        <w:tc>
          <w:tcPr>
            <w:tcW w:w="1342" w:type="dxa"/>
            <w:gridSpan w:val="3"/>
          </w:tcPr>
          <w:p w14:paraId="6D23FB7D">
            <w:pPr>
              <w:pStyle w:val="16"/>
            </w:pPr>
          </w:p>
        </w:tc>
      </w:tr>
    </w:tbl>
    <w:p w14:paraId="110F7CA0">
      <w:pPr>
        <w:rPr>
          <w:sz w:val="22"/>
          <w:rPrChange w:id="226" w:author="孙凯" w:date="2024-02-29T16:31:00Z">
            <w:rPr>
              <w:sz w:val="22"/>
            </w:rPr>
          </w:rPrChange>
        </w:rPr>
        <w:sectPr>
          <w:pgSz w:w="16840" w:h="11910" w:orient="landscape"/>
          <w:pgMar w:top="1440" w:right="1800" w:bottom="1440" w:left="1800" w:header="0" w:footer="993" w:gutter="0"/>
          <w:cols w:space="720" w:num="1"/>
        </w:sectPr>
      </w:pPr>
    </w:p>
    <w:p w14:paraId="7AB99E01">
      <w:pPr>
        <w:pStyle w:val="6"/>
        <w:spacing w:line="20" w:lineRule="exact"/>
        <w:ind w:left="135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8863330" cy="6350"/>
                <wp:effectExtent l="0" t="0" r="0" b="0"/>
                <wp:docPr id="223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3330" cy="6350"/>
                          <a:chOff x="0" y="0"/>
                          <a:chExt cx="13958" cy="10"/>
                        </a:xfrm>
                        <a:effectLst/>
                      </wpg:grpSpPr>
                      <wps:wsp>
                        <wps:cNvPr id="222" name="直接连接符 222"/>
                        <wps:cNvCnPr/>
                        <wps:spPr>
                          <a:xfrm>
                            <a:off x="0" y="5"/>
                            <a:ext cx="1395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6" o:spid="_x0000_s1026" o:spt="203" style="height:0.5pt;width:697.9pt;" coordsize="13958,10" o:gfxdata="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De9HXUAAAA&#10;BAEAAA8AAAAAAAAAAQAgAAAAIgAAAGRycy9kb3ducmV2LnhtbFBLAQIUABQAAAAIAIdO4kBHQaDW&#10;WgIAAB8FAAAOAAAAAAAAAAEAIAAAACMBAABkcnMvZTJvRG9jLnhtbFBLBQYAAAAABgAGAFkBAADv&#10;BQAAAAA=&#10;">
                <o:lock v:ext="edit" aspectratio="f"/>
                <v:line id="_x0000_s1026" o:spid="_x0000_s1026" o:spt="20" style="position:absolute;left:0;top:5;height:0;width:13958;" filled="f" stroked="t" coordsize="21600,21600" o:gfxdata="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V/6J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A255BC6">
      <w:pPr>
        <w:pStyle w:val="6"/>
        <w:rPr>
          <w:sz w:val="20"/>
        </w:rPr>
      </w:pPr>
    </w:p>
    <w:p w14:paraId="76A98C94">
      <w:pPr>
        <w:pStyle w:val="6"/>
        <w:rPr>
          <w:sz w:val="20"/>
        </w:rPr>
      </w:pPr>
    </w:p>
    <w:p w14:paraId="0ED18E07">
      <w:pPr>
        <w:pStyle w:val="6"/>
        <w:spacing w:before="5"/>
        <w:rPr>
          <w:sz w:val="14"/>
        </w:rPr>
      </w:pPr>
    </w:p>
    <w:tbl>
      <w:tblPr>
        <w:tblStyle w:val="12"/>
        <w:tblW w:w="13994" w:type="dxa"/>
        <w:tblInd w:w="1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4"/>
        <w:gridCol w:w="244"/>
        <w:gridCol w:w="3978"/>
        <w:gridCol w:w="105"/>
        <w:gridCol w:w="1124"/>
        <w:gridCol w:w="1234"/>
        <w:gridCol w:w="1348"/>
        <w:gridCol w:w="1348"/>
        <w:gridCol w:w="1348"/>
        <w:gridCol w:w="1349"/>
        <w:gridCol w:w="1342"/>
      </w:tblGrid>
      <w:tr w14:paraId="0A88DE94">
        <w:trPr>
          <w:trHeight w:val="1320" w:hRule="atLeast"/>
        </w:trPr>
        <w:tc>
          <w:tcPr>
            <w:tcW w:w="818" w:type="dxa"/>
            <w:gridSpan w:val="2"/>
          </w:tcPr>
          <w:p w14:paraId="5DDC71B1">
            <w:pPr>
              <w:pStyle w:val="16"/>
            </w:pPr>
          </w:p>
          <w:p w14:paraId="0DCA64BC">
            <w:pPr>
              <w:pStyle w:val="16"/>
            </w:pPr>
          </w:p>
          <w:p w14:paraId="250ADBE7">
            <w:pPr>
              <w:pStyle w:val="16"/>
            </w:pPr>
            <w:r>
              <w:rPr>
                <w:w w:val="99"/>
              </w:rPr>
              <w:t>5</w:t>
            </w:r>
          </w:p>
        </w:tc>
        <w:tc>
          <w:tcPr>
            <w:tcW w:w="3978" w:type="dxa"/>
          </w:tcPr>
          <w:p w14:paraId="04FBEF00">
            <w:pPr>
              <w:pStyle w:val="16"/>
            </w:pPr>
            <w:r>
              <w:rPr>
                <w:rFonts w:hint="eastAsia"/>
                <w:w w:val="95"/>
              </w:rPr>
              <w:t>每日定期对发卡机进行清洁，清洁区域包</w:t>
            </w:r>
            <w:r>
              <w:rPr>
                <w:rFonts w:hint="eastAsia"/>
                <w:spacing w:val="-5"/>
                <w:w w:val="95"/>
              </w:rPr>
              <w:t>括：自助发卡机外壳、内壁、填卡槽、设</w:t>
            </w:r>
            <w:r>
              <w:rPr>
                <w:rFonts w:hint="eastAsia"/>
              </w:rPr>
              <w:t>备平台等部位。</w:t>
            </w:r>
          </w:p>
        </w:tc>
        <w:tc>
          <w:tcPr>
            <w:tcW w:w="1229" w:type="dxa"/>
            <w:gridSpan w:val="2"/>
          </w:tcPr>
          <w:p w14:paraId="5F18045A">
            <w:pPr>
              <w:pStyle w:val="16"/>
            </w:pPr>
          </w:p>
        </w:tc>
        <w:tc>
          <w:tcPr>
            <w:tcW w:w="1234" w:type="dxa"/>
          </w:tcPr>
          <w:p w14:paraId="651E0BD5">
            <w:pPr>
              <w:pStyle w:val="16"/>
            </w:pPr>
          </w:p>
        </w:tc>
        <w:tc>
          <w:tcPr>
            <w:tcW w:w="1348" w:type="dxa"/>
          </w:tcPr>
          <w:p w14:paraId="18CE1387">
            <w:pPr>
              <w:pStyle w:val="16"/>
            </w:pPr>
          </w:p>
        </w:tc>
        <w:tc>
          <w:tcPr>
            <w:tcW w:w="1348" w:type="dxa"/>
          </w:tcPr>
          <w:p w14:paraId="235EF8F5">
            <w:pPr>
              <w:pStyle w:val="16"/>
            </w:pPr>
          </w:p>
        </w:tc>
        <w:tc>
          <w:tcPr>
            <w:tcW w:w="1348" w:type="dxa"/>
          </w:tcPr>
          <w:p w14:paraId="5D12AAC7">
            <w:pPr>
              <w:pStyle w:val="16"/>
            </w:pPr>
          </w:p>
        </w:tc>
        <w:tc>
          <w:tcPr>
            <w:tcW w:w="1349" w:type="dxa"/>
          </w:tcPr>
          <w:p w14:paraId="0CC841E4">
            <w:pPr>
              <w:pStyle w:val="16"/>
            </w:pPr>
          </w:p>
        </w:tc>
        <w:tc>
          <w:tcPr>
            <w:tcW w:w="1342" w:type="dxa"/>
          </w:tcPr>
          <w:p w14:paraId="6DCE015B">
            <w:pPr>
              <w:pStyle w:val="16"/>
            </w:pPr>
          </w:p>
        </w:tc>
      </w:tr>
      <w:tr w14:paraId="005E42BE">
        <w:trPr>
          <w:trHeight w:val="981" w:hRule="atLeast"/>
        </w:trPr>
        <w:tc>
          <w:tcPr>
            <w:tcW w:w="818" w:type="dxa"/>
            <w:gridSpan w:val="2"/>
          </w:tcPr>
          <w:p w14:paraId="4DCBCB03">
            <w:pPr>
              <w:pStyle w:val="16"/>
            </w:pPr>
          </w:p>
          <w:p w14:paraId="2C289F21">
            <w:pPr>
              <w:pStyle w:val="16"/>
            </w:pPr>
            <w:r>
              <w:rPr>
                <w:w w:val="99"/>
              </w:rPr>
              <w:t>6</w:t>
            </w:r>
          </w:p>
        </w:tc>
        <w:tc>
          <w:tcPr>
            <w:tcW w:w="3978" w:type="dxa"/>
          </w:tcPr>
          <w:p w14:paraId="51A523A0">
            <w:pPr>
              <w:pStyle w:val="16"/>
            </w:pPr>
            <w:r>
              <w:rPr>
                <w:rFonts w:hint="eastAsia"/>
                <w:w w:val="95"/>
              </w:rPr>
              <w:t>每日当班期间检查照明设备运行是否正</w:t>
            </w:r>
            <w:r>
              <w:rPr>
                <w:rFonts w:hint="eastAsia"/>
              </w:rPr>
              <w:t>常（含雨棚灯，广场路灯</w:t>
            </w:r>
            <w:r>
              <w:rPr>
                <w:rFonts w:hint="eastAsia"/>
                <w:spacing w:val="-104"/>
              </w:rPr>
              <w:t>）</w:t>
            </w:r>
            <w:r>
              <w:rPr>
                <w:rFonts w:hint="eastAsia"/>
              </w:rPr>
              <w:t>。</w:t>
            </w:r>
          </w:p>
        </w:tc>
        <w:tc>
          <w:tcPr>
            <w:tcW w:w="1229" w:type="dxa"/>
            <w:gridSpan w:val="2"/>
          </w:tcPr>
          <w:p w14:paraId="52825916">
            <w:pPr>
              <w:pStyle w:val="16"/>
            </w:pPr>
          </w:p>
        </w:tc>
        <w:tc>
          <w:tcPr>
            <w:tcW w:w="1234" w:type="dxa"/>
          </w:tcPr>
          <w:p w14:paraId="7F3CA283">
            <w:pPr>
              <w:pStyle w:val="16"/>
            </w:pPr>
          </w:p>
        </w:tc>
        <w:tc>
          <w:tcPr>
            <w:tcW w:w="1348" w:type="dxa"/>
          </w:tcPr>
          <w:p w14:paraId="1C3FD08A">
            <w:pPr>
              <w:pStyle w:val="16"/>
            </w:pPr>
          </w:p>
        </w:tc>
        <w:tc>
          <w:tcPr>
            <w:tcW w:w="1348" w:type="dxa"/>
          </w:tcPr>
          <w:p w14:paraId="146DF5E4">
            <w:pPr>
              <w:pStyle w:val="16"/>
            </w:pPr>
          </w:p>
        </w:tc>
        <w:tc>
          <w:tcPr>
            <w:tcW w:w="1348" w:type="dxa"/>
          </w:tcPr>
          <w:p w14:paraId="1F20B8B2">
            <w:pPr>
              <w:pStyle w:val="16"/>
            </w:pPr>
          </w:p>
        </w:tc>
        <w:tc>
          <w:tcPr>
            <w:tcW w:w="1349" w:type="dxa"/>
          </w:tcPr>
          <w:p w14:paraId="5EBAE854">
            <w:pPr>
              <w:pStyle w:val="16"/>
            </w:pPr>
          </w:p>
        </w:tc>
        <w:tc>
          <w:tcPr>
            <w:tcW w:w="1342" w:type="dxa"/>
          </w:tcPr>
          <w:p w14:paraId="0FFD8621">
            <w:pPr>
              <w:pStyle w:val="16"/>
            </w:pPr>
          </w:p>
        </w:tc>
      </w:tr>
      <w:tr w14:paraId="4A9EA099">
        <w:trPr>
          <w:trHeight w:val="440" w:hRule="atLeast"/>
        </w:trPr>
        <w:tc>
          <w:tcPr>
            <w:tcW w:w="13994" w:type="dxa"/>
            <w:gridSpan w:val="11"/>
          </w:tcPr>
          <w:p w14:paraId="6E8E1639">
            <w:pPr>
              <w:pStyle w:val="16"/>
            </w:pPr>
            <w:r>
              <w:rPr>
                <w:rFonts w:hint="eastAsia"/>
              </w:rPr>
              <w:t>其他机动维护检查内容</w:t>
            </w:r>
          </w:p>
        </w:tc>
      </w:tr>
      <w:tr w14:paraId="02261837">
        <w:trPr>
          <w:trHeight w:val="880" w:hRule="atLeast"/>
        </w:trPr>
        <w:tc>
          <w:tcPr>
            <w:tcW w:w="574" w:type="dxa"/>
          </w:tcPr>
          <w:p w14:paraId="29F39E23">
            <w:pPr>
              <w:pStyle w:val="16"/>
            </w:pPr>
            <w:r>
              <w:rPr>
                <w:rFonts w:hint="eastAsia"/>
              </w:rPr>
              <w:t>序号</w:t>
            </w:r>
          </w:p>
        </w:tc>
        <w:tc>
          <w:tcPr>
            <w:tcW w:w="4327" w:type="dxa"/>
            <w:gridSpan w:val="3"/>
          </w:tcPr>
          <w:p w14:paraId="2CFCB12E">
            <w:pPr>
              <w:pStyle w:val="16"/>
            </w:pPr>
          </w:p>
          <w:p w14:paraId="0018BBD4">
            <w:pPr>
              <w:pStyle w:val="16"/>
            </w:pP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间</w:t>
            </w:r>
          </w:p>
        </w:tc>
        <w:tc>
          <w:tcPr>
            <w:tcW w:w="7751" w:type="dxa"/>
            <w:gridSpan w:val="6"/>
          </w:tcPr>
          <w:p w14:paraId="696B6AB5">
            <w:pPr>
              <w:pStyle w:val="16"/>
            </w:pPr>
          </w:p>
          <w:p w14:paraId="6FDA18C4">
            <w:pPr>
              <w:pStyle w:val="16"/>
            </w:pPr>
            <w:r>
              <w:rPr>
                <w:rFonts w:hint="eastAsia"/>
              </w:rPr>
              <w:t>维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情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况</w:t>
            </w:r>
          </w:p>
        </w:tc>
        <w:tc>
          <w:tcPr>
            <w:tcW w:w="1342" w:type="dxa"/>
          </w:tcPr>
          <w:p w14:paraId="18C5F283">
            <w:pPr>
              <w:pStyle w:val="16"/>
            </w:pPr>
          </w:p>
          <w:p w14:paraId="0EC45CF1">
            <w:pPr>
              <w:pStyle w:val="16"/>
            </w:pPr>
            <w:r>
              <w:rPr>
                <w:rFonts w:hint="eastAsia"/>
              </w:rPr>
              <w:t>维护检查人</w:t>
            </w:r>
          </w:p>
        </w:tc>
      </w:tr>
      <w:tr w14:paraId="325AF0F8">
        <w:trPr>
          <w:trHeight w:val="439" w:hRule="atLeast"/>
        </w:trPr>
        <w:tc>
          <w:tcPr>
            <w:tcW w:w="574" w:type="dxa"/>
          </w:tcPr>
          <w:p w14:paraId="450D03FF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4327" w:type="dxa"/>
            <w:gridSpan w:val="3"/>
          </w:tcPr>
          <w:p w14:paraId="5064BEEB">
            <w:pPr>
              <w:pStyle w:val="16"/>
            </w:pPr>
          </w:p>
        </w:tc>
        <w:tc>
          <w:tcPr>
            <w:tcW w:w="7751" w:type="dxa"/>
            <w:gridSpan w:val="6"/>
          </w:tcPr>
          <w:p w14:paraId="7CBC2B21">
            <w:pPr>
              <w:pStyle w:val="16"/>
            </w:pPr>
          </w:p>
        </w:tc>
        <w:tc>
          <w:tcPr>
            <w:tcW w:w="1342" w:type="dxa"/>
          </w:tcPr>
          <w:p w14:paraId="40CA0B9A">
            <w:pPr>
              <w:pStyle w:val="16"/>
            </w:pPr>
          </w:p>
        </w:tc>
      </w:tr>
    </w:tbl>
    <w:p w14:paraId="5399E12A">
      <w:pPr>
        <w:rPr>
          <w:sz w:val="20"/>
          <w:rPrChange w:id="227" w:author="孙凯" w:date="2024-02-29T16:31:00Z">
            <w:rPr>
              <w:sz w:val="20"/>
            </w:rPr>
          </w:rPrChange>
        </w:rPr>
        <w:sectPr>
          <w:footerReference r:id="rId7" w:type="default"/>
          <w:footerReference r:id="rId8" w:type="even"/>
          <w:pgSz w:w="16840" w:h="11910" w:orient="landscape"/>
          <w:pgMar w:top="1080" w:right="1300" w:bottom="1140" w:left="1300" w:header="0" w:footer="947" w:gutter="0"/>
          <w:pgNumType w:start="105"/>
          <w:cols w:space="720" w:num="1"/>
        </w:sectPr>
      </w:pPr>
    </w:p>
    <w:p w14:paraId="00736D58">
      <w:pPr>
        <w:pStyle w:val="6"/>
        <w:spacing w:line="20" w:lineRule="exact"/>
        <w:ind w:left="135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8863330" cy="6350"/>
                <wp:effectExtent l="0" t="0" r="0" b="0"/>
                <wp:docPr id="221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3330" cy="6350"/>
                          <a:chOff x="0" y="0"/>
                          <a:chExt cx="13958" cy="10"/>
                        </a:xfrm>
                        <a:effectLst/>
                      </wpg:grpSpPr>
                      <wps:wsp>
                        <wps:cNvPr id="220" name="直接连接符 220"/>
                        <wps:cNvCnPr/>
                        <wps:spPr>
                          <a:xfrm>
                            <a:off x="0" y="5"/>
                            <a:ext cx="1395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0.5pt;width:697.9pt;" coordsize="13958,10" o:gfxdata="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De9HXU&#10;AAAABAEAAA8AAAAAAAAAAQAgAAAAIgAAAGRycy9kb3ducmV2LnhtbFBLAQIUABQAAAAIAIdO4kDG&#10;O2K2XQIAAB8FAAAOAAAAAAAAAAEAIAAAACMBAABkcnMvZTJvRG9jLnhtbFBLBQYAAAAABgAGAFkB&#10;AADyBQAAAAA=&#10;">
                <o:lock v:ext="edit" aspectratio="f"/>
                <v:line id="_x0000_s1026" o:spid="_x0000_s1026" o:spt="20" style="position:absolute;left:0;top:5;height:0;width:13958;" filled="f" stroked="t" coordsize="21600,21600" o:gfxdata="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nFZbsAAADc&#10;AAAADwAAAAAAAAABACAAAAAiAAAAZHJzL2Rvd25yZXYueG1sUEsBAhQAFAAAAAgAh07iQDMvBZ47&#10;AAAAOQAAABAAAAAAAAAAAQAgAAAACgEAAGRycy9zaGFwZXhtbC54bWxQSwUGAAAAAAYABgBbAQAA&#10;tA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7FE3871">
      <w:pPr>
        <w:pStyle w:val="6"/>
        <w:rPr>
          <w:sz w:val="20"/>
        </w:rPr>
      </w:pPr>
    </w:p>
    <w:p w14:paraId="19CC7170">
      <w:pPr>
        <w:pStyle w:val="6"/>
        <w:spacing w:before="76"/>
        <w:ind w:left="140"/>
      </w:pPr>
      <w:r>
        <w:rPr>
          <w:rFonts w:hint="eastAsia"/>
        </w:rPr>
        <w:t>附件 4</w:t>
      </w:r>
    </w:p>
    <w:p w14:paraId="4AA8DFD3">
      <w:pPr>
        <w:pStyle w:val="6"/>
        <w:rPr>
          <w:rFonts w:ascii="Times New Roman"/>
          <w:sz w:val="29"/>
        </w:rPr>
      </w:pPr>
    </w:p>
    <w:p w14:paraId="34BF6869">
      <w:pPr>
        <w:pStyle w:val="2"/>
      </w:pPr>
      <w:del w:id="228" w:author="ZZY [2]" w:date="2024-03-13T14:13:23Z">
        <w:r>
          <w:rPr>
            <w:rFonts w:hint="default"/>
            <w:lang w:val="en-US"/>
          </w:rPr>
          <w:delText>收费所设备管理人员</w:delText>
        </w:r>
      </w:del>
      <w:ins w:id="229" w:author="ZZY [2]" w:date="2024-03-13T14:13:25Z">
        <w:r>
          <w:rPr>
            <w:rFonts w:hint="eastAsia"/>
            <w:lang w:val="en-US" w:eastAsia="zh-CN"/>
          </w:rPr>
          <w:t>设备运维人员</w:t>
        </w:r>
      </w:ins>
      <w:ins w:id="230" w:author="ZZY [2]" w:date="2024-03-13T14:13:28Z">
        <w:r>
          <w:rPr>
            <w:rFonts w:hint="eastAsia"/>
            <w:lang w:val="en-US" w:eastAsia="zh-CN"/>
          </w:rPr>
          <w:t>检查</w:t>
        </w:r>
      </w:ins>
      <w:r>
        <w:rPr>
          <w:rFonts w:hint="eastAsia"/>
        </w:rPr>
        <w:t>周记录表</w:t>
      </w:r>
    </w:p>
    <w:p w14:paraId="2C0FB105">
      <w:pPr>
        <w:tabs>
          <w:tab w:val="left" w:pos="2625"/>
          <w:tab w:val="left" w:pos="8191"/>
          <w:tab w:val="left" w:pos="9659"/>
          <w:tab w:val="left" w:pos="10291"/>
          <w:tab w:val="left" w:pos="10919"/>
          <w:tab w:val="left" w:pos="11759"/>
        </w:tabs>
        <w:spacing w:before="105" w:after="30"/>
        <w:ind w:right="1"/>
        <w:jc w:val="center"/>
      </w:pPr>
      <w:r>
        <w:t>单位：</w:t>
      </w:r>
      <w:r>
        <w:tab/>
      </w:r>
      <w:r>
        <w:t>维护检查人：</w:t>
      </w:r>
      <w:r>
        <w:tab/>
      </w:r>
      <w:r>
        <w:t>维护时间：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年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月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日—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日</w:t>
      </w:r>
    </w:p>
    <w:tbl>
      <w:tblPr>
        <w:tblStyle w:val="12"/>
        <w:tblW w:w="13633" w:type="dxa"/>
        <w:tblInd w:w="5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5"/>
        <w:gridCol w:w="2056"/>
        <w:gridCol w:w="472"/>
        <w:gridCol w:w="419"/>
        <w:gridCol w:w="1268"/>
        <w:gridCol w:w="1061"/>
        <w:gridCol w:w="1184"/>
        <w:gridCol w:w="1192"/>
        <w:gridCol w:w="186"/>
        <w:gridCol w:w="285"/>
        <w:gridCol w:w="419"/>
        <w:gridCol w:w="419"/>
        <w:gridCol w:w="223"/>
        <w:gridCol w:w="248"/>
        <w:gridCol w:w="1056"/>
        <w:gridCol w:w="1140"/>
        <w:gridCol w:w="1245"/>
      </w:tblGrid>
      <w:tr w14:paraId="22EBD7C1">
        <w:trPr>
          <w:trHeight w:val="880" w:hRule="atLeast"/>
          <w:del w:id="231" w:author="ZZY [2]" w:date="2024-03-13T15:00:35Z"/>
        </w:trPr>
        <w:tc>
          <w:tcPr>
            <w:tcW w:w="615" w:type="dxa"/>
          </w:tcPr>
          <w:p w14:paraId="746FEA81">
            <w:pPr>
              <w:pStyle w:val="16"/>
              <w:rPr>
                <w:del w:id="232" w:author="ZZY [2]" w:date="2024-03-13T15:00:35Z"/>
              </w:rPr>
            </w:pPr>
            <w:del w:id="233" w:author="ZZY [2]" w:date="2024-03-13T15:00:35Z">
              <w:r>
                <w:rPr>
                  <w:rFonts w:hint="eastAsia"/>
                </w:rPr>
                <w:delText>序号</w:delText>
              </w:r>
            </w:del>
          </w:p>
        </w:tc>
        <w:tc>
          <w:tcPr>
            <w:tcW w:w="2056" w:type="dxa"/>
            <w:tcBorders>
              <w:right w:val="nil"/>
            </w:tcBorders>
          </w:tcPr>
          <w:p w14:paraId="15EDB180">
            <w:pPr>
              <w:pStyle w:val="16"/>
              <w:rPr>
                <w:del w:id="234" w:author="ZZY [2]" w:date="2024-03-13T15:00:35Z"/>
              </w:rPr>
            </w:pPr>
          </w:p>
          <w:p w14:paraId="4E8A12A8">
            <w:pPr>
              <w:pStyle w:val="16"/>
              <w:rPr>
                <w:del w:id="235" w:author="ZZY [2]" w:date="2024-03-13T15:00:35Z"/>
              </w:rPr>
            </w:pPr>
            <w:del w:id="236" w:author="ZZY [2]" w:date="2024-03-13T15:00:35Z">
              <w:r>
                <w:rPr>
                  <w:rFonts w:hint="eastAsia"/>
                  <w:w w:val="99"/>
                </w:rPr>
                <w:delText>维</w:delText>
              </w:r>
            </w:del>
          </w:p>
        </w:tc>
        <w:tc>
          <w:tcPr>
            <w:tcW w:w="472" w:type="dxa"/>
            <w:tcBorders>
              <w:left w:val="nil"/>
              <w:right w:val="nil"/>
            </w:tcBorders>
          </w:tcPr>
          <w:p w14:paraId="7F8C3514">
            <w:pPr>
              <w:pStyle w:val="16"/>
              <w:rPr>
                <w:del w:id="237" w:author="ZZY [2]" w:date="2024-03-13T15:00:35Z"/>
              </w:rPr>
            </w:pPr>
          </w:p>
          <w:p w14:paraId="1B95ADAA">
            <w:pPr>
              <w:pStyle w:val="16"/>
              <w:rPr>
                <w:del w:id="238" w:author="ZZY [2]" w:date="2024-03-13T15:00:35Z"/>
              </w:rPr>
            </w:pPr>
            <w:del w:id="239" w:author="ZZY [2]" w:date="2024-03-13T15:00:35Z">
              <w:r>
                <w:rPr>
                  <w:rFonts w:hint="eastAsia"/>
                  <w:w w:val="99"/>
                </w:rPr>
                <w:delText>护</w:delText>
              </w:r>
            </w:del>
          </w:p>
        </w:tc>
        <w:tc>
          <w:tcPr>
            <w:tcW w:w="419" w:type="dxa"/>
            <w:tcBorders>
              <w:left w:val="nil"/>
              <w:right w:val="nil"/>
            </w:tcBorders>
          </w:tcPr>
          <w:p w14:paraId="1442C759">
            <w:pPr>
              <w:pStyle w:val="16"/>
              <w:rPr>
                <w:del w:id="240" w:author="ZZY [2]" w:date="2024-03-13T15:00:35Z"/>
              </w:rPr>
            </w:pPr>
          </w:p>
          <w:p w14:paraId="7644F538">
            <w:pPr>
              <w:pStyle w:val="16"/>
              <w:rPr>
                <w:del w:id="241" w:author="ZZY [2]" w:date="2024-03-13T15:00:35Z"/>
              </w:rPr>
            </w:pPr>
            <w:del w:id="242" w:author="ZZY [2]" w:date="2024-03-13T15:00:35Z">
              <w:r>
                <w:rPr>
                  <w:rFonts w:hint="eastAsia"/>
                  <w:w w:val="99"/>
                </w:rPr>
                <w:delText>要</w:delText>
              </w:r>
            </w:del>
          </w:p>
        </w:tc>
        <w:tc>
          <w:tcPr>
            <w:tcW w:w="1268" w:type="dxa"/>
            <w:tcBorders>
              <w:left w:val="nil"/>
            </w:tcBorders>
          </w:tcPr>
          <w:p w14:paraId="78E106BC">
            <w:pPr>
              <w:pStyle w:val="16"/>
              <w:rPr>
                <w:del w:id="243" w:author="ZZY [2]" w:date="2024-03-13T15:00:35Z"/>
              </w:rPr>
            </w:pPr>
          </w:p>
          <w:p w14:paraId="791E1A89">
            <w:pPr>
              <w:pStyle w:val="16"/>
              <w:rPr>
                <w:del w:id="244" w:author="ZZY [2]" w:date="2024-03-13T15:00:35Z"/>
              </w:rPr>
            </w:pPr>
            <w:del w:id="245" w:author="ZZY [2]" w:date="2024-03-13T15:00:35Z">
              <w:r>
                <w:rPr>
                  <w:rFonts w:hint="eastAsia"/>
                  <w:w w:val="99"/>
                </w:rPr>
                <w:delText>求</w:delText>
              </w:r>
            </w:del>
          </w:p>
        </w:tc>
        <w:tc>
          <w:tcPr>
            <w:tcW w:w="1061" w:type="dxa"/>
            <w:tcBorders>
              <w:right w:val="nil"/>
            </w:tcBorders>
          </w:tcPr>
          <w:p w14:paraId="58F9264B">
            <w:pPr>
              <w:pStyle w:val="16"/>
              <w:rPr>
                <w:del w:id="246" w:author="ZZY [2]" w:date="2024-03-13T15:00:35Z"/>
              </w:rPr>
            </w:pPr>
          </w:p>
        </w:tc>
        <w:tc>
          <w:tcPr>
            <w:tcW w:w="1184" w:type="dxa"/>
            <w:tcBorders>
              <w:left w:val="nil"/>
              <w:right w:val="nil"/>
            </w:tcBorders>
          </w:tcPr>
          <w:p w14:paraId="76B3825B">
            <w:pPr>
              <w:pStyle w:val="16"/>
              <w:rPr>
                <w:del w:id="247" w:author="ZZY [2]" w:date="2024-03-13T15:00:35Z"/>
              </w:rPr>
            </w:pPr>
          </w:p>
        </w:tc>
        <w:tc>
          <w:tcPr>
            <w:tcW w:w="1192" w:type="dxa"/>
            <w:tcBorders>
              <w:left w:val="nil"/>
              <w:right w:val="nil"/>
            </w:tcBorders>
          </w:tcPr>
          <w:p w14:paraId="12DE5BBD">
            <w:pPr>
              <w:pStyle w:val="16"/>
              <w:rPr>
                <w:del w:id="248" w:author="ZZY [2]" w:date="2024-03-13T15:00:35Z"/>
              </w:rPr>
            </w:pPr>
          </w:p>
          <w:p w14:paraId="2F18B58D">
            <w:pPr>
              <w:pStyle w:val="16"/>
              <w:rPr>
                <w:del w:id="249" w:author="ZZY [2]" w:date="2024-03-13T15:00:35Z"/>
              </w:rPr>
            </w:pPr>
            <w:del w:id="250" w:author="ZZY [2]" w:date="2024-03-13T15:00:35Z">
              <w:r>
                <w:rPr>
                  <w:rFonts w:hint="eastAsia"/>
                  <w:w w:val="99"/>
                </w:rPr>
                <w:delText>维</w:delText>
              </w:r>
            </w:del>
          </w:p>
        </w:tc>
        <w:tc>
          <w:tcPr>
            <w:tcW w:w="471" w:type="dxa"/>
            <w:gridSpan w:val="2"/>
            <w:tcBorders>
              <w:left w:val="nil"/>
              <w:right w:val="nil"/>
            </w:tcBorders>
          </w:tcPr>
          <w:p w14:paraId="30F7FEFA">
            <w:pPr>
              <w:pStyle w:val="16"/>
              <w:rPr>
                <w:del w:id="251" w:author="ZZY [2]" w:date="2024-03-13T15:00:35Z"/>
              </w:rPr>
            </w:pPr>
          </w:p>
          <w:p w14:paraId="51CCC7C9">
            <w:pPr>
              <w:pStyle w:val="16"/>
              <w:rPr>
                <w:del w:id="252" w:author="ZZY [2]" w:date="2024-03-13T15:00:35Z"/>
              </w:rPr>
            </w:pPr>
            <w:del w:id="253" w:author="ZZY [2]" w:date="2024-03-13T15:00:35Z">
              <w:r>
                <w:rPr>
                  <w:rFonts w:hint="eastAsia"/>
                  <w:w w:val="99"/>
                </w:rPr>
                <w:delText>护</w:delText>
              </w:r>
            </w:del>
          </w:p>
        </w:tc>
        <w:tc>
          <w:tcPr>
            <w:tcW w:w="419" w:type="dxa"/>
            <w:tcBorders>
              <w:left w:val="nil"/>
              <w:right w:val="nil"/>
            </w:tcBorders>
          </w:tcPr>
          <w:p w14:paraId="0FD7B21A">
            <w:pPr>
              <w:pStyle w:val="16"/>
              <w:rPr>
                <w:del w:id="254" w:author="ZZY [2]" w:date="2024-03-13T15:00:35Z"/>
              </w:rPr>
            </w:pPr>
          </w:p>
          <w:p w14:paraId="65AE17E9">
            <w:pPr>
              <w:pStyle w:val="16"/>
              <w:rPr>
                <w:del w:id="255" w:author="ZZY [2]" w:date="2024-03-13T15:00:35Z"/>
              </w:rPr>
            </w:pPr>
            <w:del w:id="256" w:author="ZZY [2]" w:date="2024-03-13T15:00:35Z">
              <w:r>
                <w:rPr>
                  <w:rFonts w:hint="eastAsia"/>
                  <w:w w:val="99"/>
                </w:rPr>
                <w:delText>检</w:delText>
              </w:r>
            </w:del>
          </w:p>
        </w:tc>
        <w:tc>
          <w:tcPr>
            <w:tcW w:w="419" w:type="dxa"/>
            <w:tcBorders>
              <w:left w:val="nil"/>
              <w:right w:val="nil"/>
            </w:tcBorders>
          </w:tcPr>
          <w:p w14:paraId="183C65C4">
            <w:pPr>
              <w:pStyle w:val="16"/>
              <w:rPr>
                <w:del w:id="257" w:author="ZZY [2]" w:date="2024-03-13T15:00:35Z"/>
              </w:rPr>
            </w:pPr>
          </w:p>
          <w:p w14:paraId="24EC9E60">
            <w:pPr>
              <w:pStyle w:val="16"/>
              <w:rPr>
                <w:del w:id="258" w:author="ZZY [2]" w:date="2024-03-13T15:00:35Z"/>
              </w:rPr>
            </w:pPr>
            <w:del w:id="259" w:author="ZZY [2]" w:date="2024-03-13T15:00:35Z">
              <w:r>
                <w:rPr>
                  <w:rFonts w:hint="eastAsia"/>
                  <w:w w:val="99"/>
                </w:rPr>
                <w:delText>查</w:delText>
              </w:r>
            </w:del>
          </w:p>
        </w:tc>
        <w:tc>
          <w:tcPr>
            <w:tcW w:w="471" w:type="dxa"/>
            <w:gridSpan w:val="2"/>
            <w:tcBorders>
              <w:left w:val="nil"/>
              <w:right w:val="nil"/>
            </w:tcBorders>
          </w:tcPr>
          <w:p w14:paraId="0548B6C9">
            <w:pPr>
              <w:pStyle w:val="16"/>
              <w:rPr>
                <w:del w:id="260" w:author="ZZY [2]" w:date="2024-03-13T15:00:35Z"/>
              </w:rPr>
            </w:pPr>
          </w:p>
          <w:p w14:paraId="6DF67C65">
            <w:pPr>
              <w:pStyle w:val="16"/>
              <w:rPr>
                <w:del w:id="261" w:author="ZZY [2]" w:date="2024-03-13T15:00:35Z"/>
              </w:rPr>
            </w:pPr>
            <w:del w:id="262" w:author="ZZY [2]" w:date="2024-03-13T15:00:35Z">
              <w:r>
                <w:rPr>
                  <w:rFonts w:hint="eastAsia"/>
                  <w:w w:val="99"/>
                </w:rPr>
                <w:delText>情</w:delText>
              </w:r>
            </w:del>
          </w:p>
        </w:tc>
        <w:tc>
          <w:tcPr>
            <w:tcW w:w="1056" w:type="dxa"/>
            <w:tcBorders>
              <w:left w:val="nil"/>
              <w:right w:val="nil"/>
            </w:tcBorders>
          </w:tcPr>
          <w:p w14:paraId="61C96DAA">
            <w:pPr>
              <w:pStyle w:val="16"/>
              <w:rPr>
                <w:del w:id="263" w:author="ZZY [2]" w:date="2024-03-13T15:00:35Z"/>
              </w:rPr>
            </w:pPr>
          </w:p>
          <w:p w14:paraId="22BDFA39">
            <w:pPr>
              <w:pStyle w:val="16"/>
              <w:rPr>
                <w:del w:id="264" w:author="ZZY [2]" w:date="2024-03-13T15:00:35Z"/>
              </w:rPr>
            </w:pPr>
            <w:del w:id="265" w:author="ZZY [2]" w:date="2024-03-13T15:00:35Z">
              <w:r>
                <w:rPr>
                  <w:rFonts w:hint="eastAsia"/>
                  <w:w w:val="99"/>
                </w:rPr>
                <w:delText>况</w:delText>
              </w:r>
            </w:del>
          </w:p>
        </w:tc>
        <w:tc>
          <w:tcPr>
            <w:tcW w:w="1140" w:type="dxa"/>
            <w:tcBorders>
              <w:left w:val="nil"/>
              <w:right w:val="nil"/>
            </w:tcBorders>
          </w:tcPr>
          <w:p w14:paraId="24CDEAD6">
            <w:pPr>
              <w:pStyle w:val="16"/>
              <w:rPr>
                <w:del w:id="266" w:author="ZZY [2]" w:date="2024-03-13T15:00:35Z"/>
              </w:rPr>
            </w:pPr>
          </w:p>
        </w:tc>
        <w:tc>
          <w:tcPr>
            <w:tcW w:w="1245" w:type="dxa"/>
            <w:tcBorders>
              <w:left w:val="nil"/>
            </w:tcBorders>
          </w:tcPr>
          <w:p w14:paraId="76B04714">
            <w:pPr>
              <w:pStyle w:val="16"/>
              <w:rPr>
                <w:del w:id="267" w:author="ZZY [2]" w:date="2024-03-13T15:00:35Z"/>
              </w:rPr>
            </w:pPr>
          </w:p>
        </w:tc>
      </w:tr>
      <w:tr w14:paraId="2A058478">
        <w:trPr>
          <w:trHeight w:val="440" w:hRule="atLeast"/>
          <w:del w:id="268" w:author="ZZY [2]" w:date="2024-03-13T15:00:35Z"/>
        </w:trPr>
        <w:tc>
          <w:tcPr>
            <w:tcW w:w="615" w:type="dxa"/>
          </w:tcPr>
          <w:p w14:paraId="346DA088">
            <w:pPr>
              <w:pStyle w:val="16"/>
              <w:rPr>
                <w:del w:id="269" w:author="ZZY [2]" w:date="2024-03-13T15:00:35Z"/>
              </w:rPr>
            </w:pPr>
            <w:del w:id="270" w:author="ZZY [2]" w:date="2024-03-13T15:00:35Z">
              <w:r>
                <w:rPr>
                  <w:rFonts w:hint="eastAsia"/>
                  <w:w w:val="99"/>
                </w:rPr>
                <w:delText>一</w:delText>
              </w:r>
            </w:del>
          </w:p>
        </w:tc>
        <w:tc>
          <w:tcPr>
            <w:tcW w:w="4215" w:type="dxa"/>
            <w:gridSpan w:val="4"/>
          </w:tcPr>
          <w:p w14:paraId="64CB4E0B">
            <w:pPr>
              <w:pStyle w:val="16"/>
              <w:rPr>
                <w:del w:id="271" w:author="ZZY [2]" w:date="2024-03-13T15:00:35Z"/>
              </w:rPr>
            </w:pPr>
            <w:del w:id="272" w:author="ZZY [2]" w:date="2024-03-13T15:00:35Z">
              <w:r>
                <w:rPr>
                  <w:rFonts w:hint="eastAsia"/>
                </w:rPr>
                <w:delText>每日维护检查内容</w:delText>
              </w:r>
            </w:del>
          </w:p>
        </w:tc>
        <w:tc>
          <w:tcPr>
            <w:tcW w:w="1061" w:type="dxa"/>
          </w:tcPr>
          <w:p w14:paraId="4F821A4C">
            <w:pPr>
              <w:pStyle w:val="16"/>
              <w:rPr>
                <w:del w:id="273" w:author="ZZY [2]" w:date="2024-03-13T15:00:35Z"/>
              </w:rPr>
            </w:pPr>
            <w:del w:id="274" w:author="ZZY [2]" w:date="2024-03-13T15:00:35Z">
              <w:r>
                <w:rPr>
                  <w:rFonts w:hint="eastAsia"/>
                  <w:w w:val="99"/>
                </w:rPr>
                <w:delText>日</w:delText>
              </w:r>
            </w:del>
          </w:p>
        </w:tc>
        <w:tc>
          <w:tcPr>
            <w:tcW w:w="1184" w:type="dxa"/>
          </w:tcPr>
          <w:p w14:paraId="1AFFDD3C">
            <w:pPr>
              <w:pStyle w:val="16"/>
              <w:rPr>
                <w:del w:id="275" w:author="ZZY [2]" w:date="2024-03-13T15:00:35Z"/>
              </w:rPr>
            </w:pPr>
            <w:del w:id="276" w:author="ZZY [2]" w:date="2024-03-13T15:00:35Z">
              <w:r>
                <w:rPr>
                  <w:rFonts w:hint="eastAsia"/>
                  <w:w w:val="99"/>
                </w:rPr>
                <w:delText>日</w:delText>
              </w:r>
            </w:del>
          </w:p>
        </w:tc>
        <w:tc>
          <w:tcPr>
            <w:tcW w:w="1378" w:type="dxa"/>
            <w:gridSpan w:val="2"/>
          </w:tcPr>
          <w:p w14:paraId="1EAA4080">
            <w:pPr>
              <w:pStyle w:val="16"/>
              <w:rPr>
                <w:del w:id="277" w:author="ZZY [2]" w:date="2024-03-13T15:00:35Z"/>
              </w:rPr>
            </w:pPr>
            <w:del w:id="278" w:author="ZZY [2]" w:date="2024-03-13T15:00:35Z">
              <w:r>
                <w:rPr>
                  <w:rFonts w:hint="eastAsia"/>
                  <w:w w:val="99"/>
                </w:rPr>
                <w:delText>日</w:delText>
              </w:r>
            </w:del>
          </w:p>
        </w:tc>
        <w:tc>
          <w:tcPr>
            <w:tcW w:w="1346" w:type="dxa"/>
            <w:gridSpan w:val="4"/>
          </w:tcPr>
          <w:p w14:paraId="53B57C97">
            <w:pPr>
              <w:pStyle w:val="16"/>
              <w:rPr>
                <w:del w:id="279" w:author="ZZY [2]" w:date="2024-03-13T15:00:35Z"/>
              </w:rPr>
            </w:pPr>
            <w:del w:id="280" w:author="ZZY [2]" w:date="2024-03-13T15:00:35Z">
              <w:r>
                <w:rPr>
                  <w:rFonts w:hint="eastAsia"/>
                  <w:w w:val="99"/>
                </w:rPr>
                <w:delText>日</w:delText>
              </w:r>
            </w:del>
          </w:p>
        </w:tc>
        <w:tc>
          <w:tcPr>
            <w:tcW w:w="1304" w:type="dxa"/>
            <w:gridSpan w:val="2"/>
          </w:tcPr>
          <w:p w14:paraId="1EFF9DF5">
            <w:pPr>
              <w:pStyle w:val="16"/>
              <w:rPr>
                <w:del w:id="281" w:author="ZZY [2]" w:date="2024-03-13T15:00:35Z"/>
              </w:rPr>
            </w:pPr>
            <w:del w:id="282" w:author="ZZY [2]" w:date="2024-03-13T15:00:35Z">
              <w:r>
                <w:rPr>
                  <w:rFonts w:hint="eastAsia"/>
                  <w:w w:val="99"/>
                </w:rPr>
                <w:delText>日</w:delText>
              </w:r>
            </w:del>
          </w:p>
        </w:tc>
        <w:tc>
          <w:tcPr>
            <w:tcW w:w="1140" w:type="dxa"/>
          </w:tcPr>
          <w:p w14:paraId="2765BD88">
            <w:pPr>
              <w:pStyle w:val="16"/>
              <w:rPr>
                <w:del w:id="283" w:author="ZZY [2]" w:date="2024-03-13T15:00:35Z"/>
              </w:rPr>
            </w:pPr>
            <w:del w:id="284" w:author="ZZY [2]" w:date="2024-03-13T15:00:35Z">
              <w:r>
                <w:rPr>
                  <w:rFonts w:hint="eastAsia"/>
                  <w:w w:val="99"/>
                </w:rPr>
                <w:delText>日</w:delText>
              </w:r>
            </w:del>
          </w:p>
        </w:tc>
        <w:tc>
          <w:tcPr>
            <w:tcW w:w="1245" w:type="dxa"/>
          </w:tcPr>
          <w:p w14:paraId="4A2AC08E">
            <w:pPr>
              <w:pStyle w:val="16"/>
              <w:rPr>
                <w:del w:id="285" w:author="ZZY [2]" w:date="2024-03-13T15:00:35Z"/>
              </w:rPr>
            </w:pPr>
            <w:del w:id="286" w:author="ZZY [2]" w:date="2024-03-13T15:00:35Z">
              <w:r>
                <w:rPr>
                  <w:rFonts w:hint="eastAsia"/>
                  <w:w w:val="99"/>
                </w:rPr>
                <w:delText>日</w:delText>
              </w:r>
            </w:del>
          </w:p>
        </w:tc>
      </w:tr>
      <w:tr w14:paraId="2DC59CAB">
        <w:trPr>
          <w:trHeight w:val="1288" w:hRule="atLeast"/>
          <w:del w:id="287" w:author="ZZY [2]" w:date="2024-03-13T15:00:35Z"/>
        </w:trPr>
        <w:tc>
          <w:tcPr>
            <w:tcW w:w="615" w:type="dxa"/>
          </w:tcPr>
          <w:p w14:paraId="11A42C3C">
            <w:pPr>
              <w:pStyle w:val="16"/>
              <w:rPr>
                <w:del w:id="288" w:author="ZZY [2]" w:date="2024-03-13T15:00:35Z"/>
              </w:rPr>
            </w:pPr>
          </w:p>
          <w:p w14:paraId="24D0177E">
            <w:pPr>
              <w:pStyle w:val="16"/>
              <w:rPr>
                <w:del w:id="289" w:author="ZZY [2]" w:date="2024-03-13T15:00:35Z"/>
              </w:rPr>
            </w:pPr>
          </w:p>
          <w:p w14:paraId="51B6A18D">
            <w:pPr>
              <w:pStyle w:val="16"/>
              <w:rPr>
                <w:del w:id="290" w:author="ZZY [2]" w:date="2024-03-13T15:00:35Z"/>
              </w:rPr>
            </w:pPr>
            <w:del w:id="291" w:author="ZZY [2]" w:date="2024-03-13T15:00:35Z">
              <w:r>
                <w:rPr>
                  <w:w w:val="99"/>
                </w:rPr>
                <w:delText>1</w:delText>
              </w:r>
            </w:del>
          </w:p>
        </w:tc>
        <w:tc>
          <w:tcPr>
            <w:tcW w:w="4215" w:type="dxa"/>
            <w:gridSpan w:val="4"/>
          </w:tcPr>
          <w:p w14:paraId="5F990CC0">
            <w:pPr>
              <w:pStyle w:val="16"/>
              <w:rPr>
                <w:del w:id="292" w:author="ZZY [2]" w:date="2024-03-13T15:00:35Z"/>
              </w:rPr>
            </w:pPr>
            <w:del w:id="293" w:author="ZZY [2]" w:date="2024-03-13T15:00:35Z">
              <w:r>
                <w:rPr>
                  <w:rFonts w:hint="eastAsia"/>
                  <w:w w:val="95"/>
                </w:rPr>
                <w:delText>每日检查收费所车道抓拍情况、字符 叠加情况和视频运行情况；检查各工作站工</w:delText>
              </w:r>
            </w:del>
          </w:p>
          <w:p w14:paraId="2DBD1B72">
            <w:pPr>
              <w:pStyle w:val="16"/>
              <w:rPr>
                <w:del w:id="294" w:author="ZZY [2]" w:date="2024-03-13T15:00:35Z"/>
              </w:rPr>
            </w:pPr>
            <w:del w:id="295" w:author="ZZY [2]" w:date="2024-03-13T15:00:35Z">
              <w:r>
                <w:rPr>
                  <w:rFonts w:hint="eastAsia"/>
                </w:rPr>
                <w:delText>作状态是否正常。</w:delText>
              </w:r>
            </w:del>
          </w:p>
        </w:tc>
        <w:tc>
          <w:tcPr>
            <w:tcW w:w="1061" w:type="dxa"/>
          </w:tcPr>
          <w:p w14:paraId="35882514">
            <w:pPr>
              <w:pStyle w:val="16"/>
              <w:rPr>
                <w:del w:id="296" w:author="ZZY [2]" w:date="2024-03-13T15:00:35Z"/>
              </w:rPr>
            </w:pPr>
          </w:p>
        </w:tc>
        <w:tc>
          <w:tcPr>
            <w:tcW w:w="1184" w:type="dxa"/>
          </w:tcPr>
          <w:p w14:paraId="36BF7C37">
            <w:pPr>
              <w:pStyle w:val="16"/>
              <w:rPr>
                <w:del w:id="297" w:author="ZZY [2]" w:date="2024-03-13T15:00:35Z"/>
              </w:rPr>
            </w:pPr>
          </w:p>
        </w:tc>
        <w:tc>
          <w:tcPr>
            <w:tcW w:w="1378" w:type="dxa"/>
            <w:gridSpan w:val="2"/>
          </w:tcPr>
          <w:p w14:paraId="386F5D46">
            <w:pPr>
              <w:pStyle w:val="16"/>
              <w:rPr>
                <w:del w:id="298" w:author="ZZY [2]" w:date="2024-03-13T15:00:35Z"/>
              </w:rPr>
            </w:pPr>
          </w:p>
        </w:tc>
        <w:tc>
          <w:tcPr>
            <w:tcW w:w="1346" w:type="dxa"/>
            <w:gridSpan w:val="4"/>
          </w:tcPr>
          <w:p w14:paraId="61E39261">
            <w:pPr>
              <w:pStyle w:val="16"/>
              <w:rPr>
                <w:del w:id="299" w:author="ZZY [2]" w:date="2024-03-13T15:00:35Z"/>
              </w:rPr>
            </w:pPr>
          </w:p>
        </w:tc>
        <w:tc>
          <w:tcPr>
            <w:tcW w:w="1304" w:type="dxa"/>
            <w:gridSpan w:val="2"/>
          </w:tcPr>
          <w:p w14:paraId="723F52A5">
            <w:pPr>
              <w:pStyle w:val="16"/>
              <w:rPr>
                <w:del w:id="300" w:author="ZZY [2]" w:date="2024-03-13T15:00:35Z"/>
              </w:rPr>
            </w:pPr>
          </w:p>
        </w:tc>
        <w:tc>
          <w:tcPr>
            <w:tcW w:w="1140" w:type="dxa"/>
          </w:tcPr>
          <w:p w14:paraId="145F0138">
            <w:pPr>
              <w:pStyle w:val="16"/>
              <w:rPr>
                <w:del w:id="301" w:author="ZZY [2]" w:date="2024-03-13T15:00:35Z"/>
              </w:rPr>
            </w:pPr>
          </w:p>
        </w:tc>
        <w:tc>
          <w:tcPr>
            <w:tcW w:w="1245" w:type="dxa"/>
          </w:tcPr>
          <w:p w14:paraId="49A2868E">
            <w:pPr>
              <w:pStyle w:val="16"/>
              <w:rPr>
                <w:del w:id="302" w:author="ZZY [2]" w:date="2024-03-13T15:00:35Z"/>
              </w:rPr>
            </w:pPr>
          </w:p>
        </w:tc>
      </w:tr>
      <w:tr w14:paraId="45A320DC">
        <w:trPr>
          <w:trHeight w:val="1407" w:hRule="atLeast"/>
          <w:del w:id="303" w:author="ZZY [2]" w:date="2024-03-13T15:00:35Z"/>
        </w:trPr>
        <w:tc>
          <w:tcPr>
            <w:tcW w:w="615" w:type="dxa"/>
          </w:tcPr>
          <w:p w14:paraId="23760172">
            <w:pPr>
              <w:pStyle w:val="16"/>
              <w:rPr>
                <w:del w:id="304" w:author="ZZY [2]" w:date="2024-03-13T15:00:35Z"/>
              </w:rPr>
            </w:pPr>
          </w:p>
          <w:p w14:paraId="5F0B95FE">
            <w:pPr>
              <w:pStyle w:val="16"/>
              <w:rPr>
                <w:del w:id="305" w:author="ZZY [2]" w:date="2024-03-13T15:00:35Z"/>
              </w:rPr>
            </w:pPr>
          </w:p>
          <w:p w14:paraId="28ECE786">
            <w:pPr>
              <w:pStyle w:val="16"/>
              <w:rPr>
                <w:del w:id="306" w:author="ZZY [2]" w:date="2024-03-13T15:00:35Z"/>
              </w:rPr>
            </w:pPr>
            <w:del w:id="307" w:author="ZZY [2]" w:date="2024-03-13T15:00:35Z">
              <w:r>
                <w:rPr>
                  <w:w w:val="99"/>
                </w:rPr>
                <w:delText>2</w:delText>
              </w:r>
            </w:del>
          </w:p>
        </w:tc>
        <w:tc>
          <w:tcPr>
            <w:tcW w:w="4215" w:type="dxa"/>
            <w:gridSpan w:val="4"/>
          </w:tcPr>
          <w:p w14:paraId="51C74606">
            <w:pPr>
              <w:pStyle w:val="16"/>
              <w:rPr>
                <w:del w:id="308" w:author="ZZY [2]" w:date="2024-03-13T15:00:35Z"/>
              </w:rPr>
            </w:pPr>
          </w:p>
          <w:p w14:paraId="468A4709">
            <w:pPr>
              <w:pStyle w:val="16"/>
              <w:rPr>
                <w:del w:id="309" w:author="ZZY [2]" w:date="2024-03-13T15:00:35Z"/>
              </w:rPr>
            </w:pPr>
            <w:del w:id="310" w:author="ZZY [2]" w:date="2024-03-13T15:00:35Z">
              <w:r>
                <w:rPr>
                  <w:rFonts w:hint="eastAsia"/>
                  <w:w w:val="95"/>
                </w:rPr>
                <w:delText>每日对车道摄像机、岗亭摄像机的防护罩清</w:delText>
              </w:r>
            </w:del>
            <w:del w:id="311" w:author="ZZY [2]" w:date="2024-03-13T15:00:35Z">
              <w:r>
                <w:rPr>
                  <w:rFonts w:hint="eastAsia"/>
                </w:rPr>
                <w:delText>洁除尘，保证图像清晰，视角适当。</w:delText>
              </w:r>
            </w:del>
          </w:p>
        </w:tc>
        <w:tc>
          <w:tcPr>
            <w:tcW w:w="1061" w:type="dxa"/>
          </w:tcPr>
          <w:p w14:paraId="1DB88113">
            <w:pPr>
              <w:pStyle w:val="16"/>
              <w:rPr>
                <w:del w:id="312" w:author="ZZY [2]" w:date="2024-03-13T15:00:35Z"/>
              </w:rPr>
            </w:pPr>
          </w:p>
        </w:tc>
        <w:tc>
          <w:tcPr>
            <w:tcW w:w="1184" w:type="dxa"/>
          </w:tcPr>
          <w:p w14:paraId="7429BD7F">
            <w:pPr>
              <w:pStyle w:val="16"/>
              <w:rPr>
                <w:del w:id="313" w:author="ZZY [2]" w:date="2024-03-13T15:00:35Z"/>
              </w:rPr>
            </w:pPr>
          </w:p>
        </w:tc>
        <w:tc>
          <w:tcPr>
            <w:tcW w:w="1378" w:type="dxa"/>
            <w:gridSpan w:val="2"/>
          </w:tcPr>
          <w:p w14:paraId="19A65CFF">
            <w:pPr>
              <w:pStyle w:val="16"/>
              <w:rPr>
                <w:del w:id="314" w:author="ZZY [2]" w:date="2024-03-13T15:00:35Z"/>
              </w:rPr>
            </w:pPr>
          </w:p>
        </w:tc>
        <w:tc>
          <w:tcPr>
            <w:tcW w:w="1346" w:type="dxa"/>
            <w:gridSpan w:val="4"/>
          </w:tcPr>
          <w:p w14:paraId="6F6F302E">
            <w:pPr>
              <w:pStyle w:val="16"/>
              <w:rPr>
                <w:del w:id="315" w:author="ZZY [2]" w:date="2024-03-13T15:00:35Z"/>
              </w:rPr>
            </w:pPr>
          </w:p>
        </w:tc>
        <w:tc>
          <w:tcPr>
            <w:tcW w:w="1304" w:type="dxa"/>
            <w:gridSpan w:val="2"/>
          </w:tcPr>
          <w:p w14:paraId="769F4B2E">
            <w:pPr>
              <w:pStyle w:val="16"/>
              <w:rPr>
                <w:del w:id="316" w:author="ZZY [2]" w:date="2024-03-13T15:00:35Z"/>
              </w:rPr>
            </w:pPr>
          </w:p>
        </w:tc>
        <w:tc>
          <w:tcPr>
            <w:tcW w:w="1140" w:type="dxa"/>
          </w:tcPr>
          <w:p w14:paraId="7C94E09E">
            <w:pPr>
              <w:pStyle w:val="16"/>
              <w:rPr>
                <w:del w:id="317" w:author="ZZY [2]" w:date="2024-03-13T15:00:35Z"/>
              </w:rPr>
            </w:pPr>
          </w:p>
        </w:tc>
        <w:tc>
          <w:tcPr>
            <w:tcW w:w="1245" w:type="dxa"/>
          </w:tcPr>
          <w:p w14:paraId="6C5010F3">
            <w:pPr>
              <w:pStyle w:val="16"/>
              <w:rPr>
                <w:del w:id="318" w:author="ZZY [2]" w:date="2024-03-13T15:00:35Z"/>
              </w:rPr>
            </w:pPr>
          </w:p>
        </w:tc>
      </w:tr>
      <w:tr w14:paraId="22F0FA1D">
        <w:trPr>
          <w:trHeight w:val="440" w:hRule="atLeast"/>
          <w:del w:id="319" w:author="ZZY [2]" w:date="2024-03-13T15:00:35Z"/>
        </w:trPr>
        <w:tc>
          <w:tcPr>
            <w:tcW w:w="615" w:type="dxa"/>
          </w:tcPr>
          <w:p w14:paraId="0B2136FF">
            <w:pPr>
              <w:pStyle w:val="16"/>
              <w:rPr>
                <w:del w:id="320" w:author="ZZY [2]" w:date="2024-03-13T15:00:35Z"/>
              </w:rPr>
            </w:pPr>
            <w:del w:id="321" w:author="ZZY [2]" w:date="2024-03-13T15:00:35Z">
              <w:r>
                <w:rPr>
                  <w:rFonts w:hint="eastAsia"/>
                  <w:w w:val="99"/>
                </w:rPr>
                <w:delText>二</w:delText>
              </w:r>
            </w:del>
          </w:p>
        </w:tc>
        <w:tc>
          <w:tcPr>
            <w:tcW w:w="12873" w:type="dxa"/>
            <w:gridSpan w:val="16"/>
          </w:tcPr>
          <w:p w14:paraId="453EA71D">
            <w:pPr>
              <w:pStyle w:val="16"/>
              <w:rPr>
                <w:del w:id="322" w:author="ZZY [2]" w:date="2024-03-13T15:00:35Z"/>
              </w:rPr>
            </w:pPr>
            <w:del w:id="323" w:author="ZZY [2]" w:date="2024-03-13T15:00:35Z">
              <w:r>
                <w:rPr>
                  <w:rFonts w:hint="eastAsia"/>
                </w:rPr>
                <w:delText>每周维护检查内容</w:delText>
              </w:r>
            </w:del>
          </w:p>
        </w:tc>
      </w:tr>
      <w:tr w14:paraId="50340059">
        <w:trPr>
          <w:trHeight w:val="440" w:hRule="atLeast"/>
          <w:del w:id="324" w:author="ZZY [2]" w:date="2024-03-13T15:00:35Z"/>
        </w:trPr>
        <w:tc>
          <w:tcPr>
            <w:tcW w:w="615" w:type="dxa"/>
          </w:tcPr>
          <w:p w14:paraId="0695F193">
            <w:pPr>
              <w:pStyle w:val="16"/>
              <w:rPr>
                <w:del w:id="325" w:author="ZZY [2]" w:date="2024-03-13T15:00:35Z"/>
              </w:rPr>
            </w:pPr>
            <w:del w:id="326" w:author="ZZY [2]" w:date="2024-03-13T15:00:35Z">
              <w:r>
                <w:rPr>
                  <w:w w:val="99"/>
                </w:rPr>
                <w:delText>1</w:delText>
              </w:r>
            </w:del>
          </w:p>
        </w:tc>
        <w:tc>
          <w:tcPr>
            <w:tcW w:w="4215" w:type="dxa"/>
            <w:gridSpan w:val="4"/>
          </w:tcPr>
          <w:p w14:paraId="4A5ECBA7">
            <w:pPr>
              <w:pStyle w:val="16"/>
              <w:rPr>
                <w:del w:id="327" w:author="ZZY [2]" w:date="2024-03-13T15:00:35Z"/>
              </w:rPr>
            </w:pPr>
            <w:del w:id="328" w:author="ZZY [2]" w:date="2024-03-13T15:00:35Z">
              <w:r>
                <w:rPr>
                  <w:rFonts w:hint="eastAsia"/>
                </w:rPr>
                <w:delText>每周定期检查数据库自动备份是否成功</w:delText>
              </w:r>
            </w:del>
          </w:p>
        </w:tc>
        <w:tc>
          <w:tcPr>
            <w:tcW w:w="8658" w:type="dxa"/>
            <w:gridSpan w:val="12"/>
          </w:tcPr>
          <w:p w14:paraId="684988E6">
            <w:pPr>
              <w:pStyle w:val="16"/>
              <w:rPr>
                <w:del w:id="329" w:author="ZZY [2]" w:date="2024-03-13T15:00:35Z"/>
              </w:rPr>
            </w:pPr>
          </w:p>
        </w:tc>
      </w:tr>
      <w:tr w14:paraId="5486B477">
        <w:trPr>
          <w:trHeight w:val="878" w:hRule="atLeast"/>
          <w:del w:id="330" w:author="ZZY [2]" w:date="2024-03-13T15:00:35Z"/>
        </w:trPr>
        <w:tc>
          <w:tcPr>
            <w:tcW w:w="615" w:type="dxa"/>
          </w:tcPr>
          <w:p w14:paraId="2E7633AA">
            <w:pPr>
              <w:pStyle w:val="16"/>
              <w:rPr>
                <w:del w:id="331" w:author="ZZY [2]" w:date="2024-03-13T15:00:35Z"/>
              </w:rPr>
            </w:pPr>
          </w:p>
          <w:p w14:paraId="4FD16091">
            <w:pPr>
              <w:pStyle w:val="16"/>
              <w:rPr>
                <w:del w:id="332" w:author="ZZY [2]" w:date="2024-03-13T15:00:35Z"/>
              </w:rPr>
            </w:pPr>
            <w:del w:id="333" w:author="ZZY [2]" w:date="2024-03-13T15:00:35Z">
              <w:r>
                <w:rPr>
                  <w:w w:val="99"/>
                </w:rPr>
                <w:delText>2</w:delText>
              </w:r>
            </w:del>
          </w:p>
        </w:tc>
        <w:tc>
          <w:tcPr>
            <w:tcW w:w="4215" w:type="dxa"/>
            <w:gridSpan w:val="4"/>
          </w:tcPr>
          <w:p w14:paraId="39F830A8">
            <w:pPr>
              <w:pStyle w:val="16"/>
              <w:rPr>
                <w:del w:id="334" w:author="ZZY [2]" w:date="2024-03-13T15:00:35Z"/>
              </w:rPr>
            </w:pPr>
            <w:del w:id="335" w:author="ZZY [2]" w:date="2024-03-13T15:00:35Z">
              <w:r>
                <w:rPr>
                  <w:rFonts w:hint="eastAsia"/>
                  <w:w w:val="95"/>
                </w:rPr>
                <w:delText>每周定期清除控制台、显示器、监视器、机</w:delText>
              </w:r>
            </w:del>
            <w:del w:id="336" w:author="ZZY [2]" w:date="2024-03-13T15:00:35Z">
              <w:r>
                <w:rPr>
                  <w:rFonts w:hint="eastAsia"/>
                </w:rPr>
                <w:delText>柜等设备的表面灰尘。</w:delText>
              </w:r>
            </w:del>
          </w:p>
        </w:tc>
        <w:tc>
          <w:tcPr>
            <w:tcW w:w="8658" w:type="dxa"/>
            <w:gridSpan w:val="12"/>
          </w:tcPr>
          <w:p w14:paraId="5427071F">
            <w:pPr>
              <w:pStyle w:val="16"/>
              <w:rPr>
                <w:del w:id="337" w:author="ZZY [2]" w:date="2024-03-13T15:00:35Z"/>
              </w:rPr>
            </w:pPr>
          </w:p>
        </w:tc>
      </w:tr>
      <w:tr w14:paraId="0047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ins w:id="338" w:author="ZZY [2]" w:date="2024-03-13T15:00:39Z"/>
        </w:trPr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C4C203">
            <w:pPr>
              <w:widowControl w:val="0"/>
              <w:spacing w:line="440" w:lineRule="exact"/>
              <w:jc w:val="center"/>
              <w:rPr>
                <w:ins w:id="339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40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序号</w:t>
              </w:r>
            </w:ins>
          </w:p>
        </w:tc>
        <w:tc>
          <w:tcPr>
            <w:tcW w:w="42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E8D6C">
            <w:pPr>
              <w:widowControl w:val="0"/>
              <w:spacing w:line="440" w:lineRule="exact"/>
              <w:jc w:val="center"/>
              <w:rPr>
                <w:ins w:id="341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42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 xml:space="preserve">       维   护  要  求</w:t>
              </w:r>
            </w:ins>
          </w:p>
        </w:tc>
        <w:tc>
          <w:tcPr>
            <w:tcW w:w="865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9BD98">
            <w:pPr>
              <w:widowControl w:val="0"/>
              <w:spacing w:line="440" w:lineRule="exact"/>
              <w:jc w:val="center"/>
              <w:rPr>
                <w:ins w:id="343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44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维   护  检  查  情   况</w:t>
              </w:r>
            </w:ins>
          </w:p>
        </w:tc>
      </w:tr>
      <w:tr w14:paraId="2AF48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 w:hRule="atLeast"/>
          <w:ins w:id="345" w:author="ZZY [2]" w:date="2024-03-13T15:00:39Z"/>
        </w:trPr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373F4">
            <w:pPr>
              <w:widowControl w:val="0"/>
              <w:spacing w:line="440" w:lineRule="exact"/>
              <w:jc w:val="center"/>
              <w:rPr>
                <w:ins w:id="346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47" w:author="ZZY [2]" w:date="2024-03-13T15:00:39Z">
              <w:r>
                <w:rPr>
                  <w:bCs/>
                  <w:color w:val="000000"/>
                  <w:szCs w:val="21"/>
                </w:rPr>
                <w:t>1</w:t>
              </w:r>
            </w:ins>
          </w:p>
        </w:tc>
        <w:tc>
          <w:tcPr>
            <w:tcW w:w="42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FE55C8">
            <w:pPr>
              <w:widowControl w:val="0"/>
              <w:spacing w:line="440" w:lineRule="exact"/>
              <w:jc w:val="center"/>
              <w:rPr>
                <w:ins w:id="348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49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每周定期检查数据库自动备份是否成功</w:t>
              </w:r>
            </w:ins>
          </w:p>
        </w:tc>
        <w:tc>
          <w:tcPr>
            <w:tcW w:w="865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A06C1">
            <w:pPr>
              <w:widowControl w:val="0"/>
              <w:spacing w:line="440" w:lineRule="exact"/>
              <w:jc w:val="center"/>
              <w:rPr>
                <w:ins w:id="350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14:paraId="24B3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 w:hRule="atLeast"/>
          <w:ins w:id="351" w:author="ZZY [2]" w:date="2024-03-13T15:00:39Z"/>
        </w:trPr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8B254">
            <w:pPr>
              <w:widowControl w:val="0"/>
              <w:spacing w:line="440" w:lineRule="exact"/>
              <w:jc w:val="center"/>
              <w:rPr>
                <w:ins w:id="352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53" w:author="ZZY [2]" w:date="2024-03-13T15:00:39Z">
              <w:r>
                <w:rPr>
                  <w:bCs/>
                  <w:color w:val="000000"/>
                  <w:szCs w:val="21"/>
                </w:rPr>
                <w:t>2</w:t>
              </w:r>
            </w:ins>
          </w:p>
        </w:tc>
        <w:tc>
          <w:tcPr>
            <w:tcW w:w="42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ABDEE">
            <w:pPr>
              <w:widowControl w:val="0"/>
              <w:spacing w:line="440" w:lineRule="exact"/>
              <w:jc w:val="center"/>
              <w:rPr>
                <w:ins w:id="354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55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每周定期清除控制台、显示器、监视器、机柜等设备的表面灰尘。</w:t>
              </w:r>
            </w:ins>
          </w:p>
        </w:tc>
        <w:tc>
          <w:tcPr>
            <w:tcW w:w="865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80AFF">
            <w:pPr>
              <w:widowControl w:val="0"/>
              <w:spacing w:line="440" w:lineRule="exact"/>
              <w:jc w:val="center"/>
              <w:rPr>
                <w:ins w:id="356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14:paraId="05FC4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  <w:ins w:id="357" w:author="ZZY [2]" w:date="2024-03-13T15:00:39Z"/>
        </w:trPr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91EC4">
            <w:pPr>
              <w:widowControl w:val="0"/>
              <w:spacing w:line="440" w:lineRule="exact"/>
              <w:jc w:val="center"/>
              <w:rPr>
                <w:ins w:id="358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59" w:author="ZZY [2]" w:date="2024-03-13T15:00:39Z">
              <w:r>
                <w:rPr>
                  <w:bCs/>
                  <w:color w:val="000000"/>
                  <w:szCs w:val="21"/>
                </w:rPr>
                <w:t>3</w:t>
              </w:r>
            </w:ins>
          </w:p>
        </w:tc>
        <w:tc>
          <w:tcPr>
            <w:tcW w:w="42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7791E">
            <w:pPr>
              <w:widowControl w:val="0"/>
              <w:spacing w:line="440" w:lineRule="exact"/>
              <w:jc w:val="center"/>
              <w:rPr>
                <w:ins w:id="360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61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每周定期检查自动栏杆机运行情况，及时调节平衡位置，紧固地脚螺丝，检查车检器及线圈是否正常。</w:t>
              </w:r>
            </w:ins>
          </w:p>
        </w:tc>
        <w:tc>
          <w:tcPr>
            <w:tcW w:w="865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54251">
            <w:pPr>
              <w:widowControl w:val="0"/>
              <w:spacing w:line="440" w:lineRule="exact"/>
              <w:jc w:val="center"/>
              <w:rPr>
                <w:ins w:id="362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14:paraId="5614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8" w:hRule="atLeast"/>
          <w:ins w:id="363" w:author="ZZY [2]" w:date="2024-03-13T15:00:39Z"/>
        </w:trPr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24ED8">
            <w:pPr>
              <w:widowControl w:val="0"/>
              <w:spacing w:line="440" w:lineRule="exact"/>
              <w:jc w:val="center"/>
              <w:rPr>
                <w:ins w:id="364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65" w:author="ZZY [2]" w:date="2024-03-13T15:00:39Z">
              <w:r>
                <w:rPr>
                  <w:bCs/>
                  <w:color w:val="000000"/>
                  <w:szCs w:val="21"/>
                </w:rPr>
                <w:t>3</w:t>
              </w:r>
            </w:ins>
          </w:p>
        </w:tc>
        <w:tc>
          <w:tcPr>
            <w:tcW w:w="42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D384F">
            <w:pPr>
              <w:widowControl w:val="0"/>
              <w:spacing w:line="440" w:lineRule="exact"/>
              <w:jc w:val="center"/>
              <w:rPr>
                <w:ins w:id="366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67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每周定期检查车道称台基坑内、框架缝隙内是否有杂物等，及时组织清理。</w:t>
              </w:r>
            </w:ins>
          </w:p>
        </w:tc>
        <w:tc>
          <w:tcPr>
            <w:tcW w:w="865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0BCD8">
            <w:pPr>
              <w:widowControl w:val="0"/>
              <w:spacing w:line="440" w:lineRule="exact"/>
              <w:jc w:val="center"/>
              <w:rPr>
                <w:ins w:id="368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14:paraId="62198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4" w:hRule="atLeast"/>
          <w:ins w:id="369" w:author="ZZY [2]" w:date="2024-03-13T15:00:39Z"/>
        </w:trPr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2987B">
            <w:pPr>
              <w:widowControl w:val="0"/>
              <w:spacing w:line="440" w:lineRule="exact"/>
              <w:jc w:val="center"/>
              <w:rPr>
                <w:ins w:id="370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71" w:author="ZZY [2]" w:date="2024-03-13T15:00:39Z">
              <w:r>
                <w:rPr>
                  <w:bCs/>
                  <w:color w:val="000000"/>
                  <w:szCs w:val="21"/>
                </w:rPr>
                <w:t>4</w:t>
              </w:r>
            </w:ins>
          </w:p>
        </w:tc>
        <w:tc>
          <w:tcPr>
            <w:tcW w:w="42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EE9AA">
            <w:pPr>
              <w:widowControl w:val="0"/>
              <w:spacing w:line="440" w:lineRule="exact"/>
              <w:jc w:val="center"/>
              <w:rPr>
                <w:ins w:id="372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73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每周定期用软布擦拭光栅分离器工作表面，保持工作面的清洁。</w:t>
              </w:r>
            </w:ins>
          </w:p>
        </w:tc>
        <w:tc>
          <w:tcPr>
            <w:tcW w:w="865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496D1">
            <w:pPr>
              <w:widowControl w:val="0"/>
              <w:spacing w:line="440" w:lineRule="exact"/>
              <w:jc w:val="center"/>
              <w:rPr>
                <w:ins w:id="374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14:paraId="03BBB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  <w:ins w:id="375" w:author="ZZY [2]" w:date="2024-03-13T15:00:39Z"/>
        </w:trPr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34901">
            <w:pPr>
              <w:widowControl w:val="0"/>
              <w:spacing w:line="440" w:lineRule="exact"/>
              <w:jc w:val="center"/>
              <w:rPr>
                <w:ins w:id="376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77" w:author="ZZY [2]" w:date="2024-03-13T15:00:39Z">
              <w:r>
                <w:rPr>
                  <w:bCs/>
                  <w:color w:val="000000"/>
                  <w:szCs w:val="21"/>
                </w:rPr>
                <w:t>5</w:t>
              </w:r>
            </w:ins>
          </w:p>
        </w:tc>
        <w:tc>
          <w:tcPr>
            <w:tcW w:w="42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E7168">
            <w:pPr>
              <w:widowControl w:val="0"/>
              <w:spacing w:line="440" w:lineRule="exact"/>
              <w:jc w:val="center"/>
              <w:rPr>
                <w:ins w:id="378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79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每周定期检查ETC车道硬件工作状况（费显、识别系统等）。</w:t>
              </w:r>
            </w:ins>
          </w:p>
        </w:tc>
        <w:tc>
          <w:tcPr>
            <w:tcW w:w="865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61EDA">
            <w:pPr>
              <w:widowControl w:val="0"/>
              <w:spacing w:line="440" w:lineRule="exact"/>
              <w:jc w:val="center"/>
              <w:rPr>
                <w:ins w:id="380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14:paraId="27B6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  <w:ins w:id="381" w:author="ZZY [2]" w:date="2024-03-13T15:00:39Z"/>
        </w:trPr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E87AE">
            <w:pPr>
              <w:widowControl w:val="0"/>
              <w:spacing w:line="440" w:lineRule="exact"/>
              <w:jc w:val="center"/>
              <w:rPr>
                <w:ins w:id="382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83" w:author="ZZY [2]" w:date="2024-03-13T15:00:39Z">
              <w:r>
                <w:rPr>
                  <w:bCs/>
                  <w:color w:val="000000"/>
                  <w:szCs w:val="21"/>
                </w:rPr>
                <w:t>6</w:t>
              </w:r>
            </w:ins>
          </w:p>
        </w:tc>
        <w:tc>
          <w:tcPr>
            <w:tcW w:w="42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613B9">
            <w:pPr>
              <w:widowControl w:val="0"/>
              <w:spacing w:line="440" w:lineRule="exact"/>
              <w:jc w:val="center"/>
              <w:rPr>
                <w:ins w:id="384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85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每周定期清理票据打印机内纸屑，对专用键盘、显示器等各种车道设备进行清洁除尘。</w:t>
              </w:r>
            </w:ins>
            <w:ins w:id="386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ab/>
              </w:r>
            </w:ins>
          </w:p>
        </w:tc>
        <w:tc>
          <w:tcPr>
            <w:tcW w:w="865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D711B">
            <w:pPr>
              <w:widowControl w:val="0"/>
              <w:spacing w:line="440" w:lineRule="exact"/>
              <w:jc w:val="center"/>
              <w:rPr>
                <w:ins w:id="387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</w:p>
        </w:tc>
      </w:tr>
      <w:tr w14:paraId="422FE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  <w:ins w:id="388" w:author="ZZY [2]" w:date="2024-03-13T15:00:39Z"/>
        </w:trPr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286E1">
            <w:pPr>
              <w:widowControl w:val="0"/>
              <w:spacing w:line="440" w:lineRule="exact"/>
              <w:jc w:val="center"/>
              <w:rPr>
                <w:ins w:id="389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90" w:author="ZZY [2]" w:date="2024-03-13T15:00:39Z">
              <w:r>
                <w:rPr>
                  <w:bCs/>
                  <w:color w:val="000000"/>
                  <w:szCs w:val="21"/>
                </w:rPr>
                <w:t>7</w:t>
              </w:r>
            </w:ins>
          </w:p>
        </w:tc>
        <w:tc>
          <w:tcPr>
            <w:tcW w:w="42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78660">
            <w:pPr>
              <w:widowControl w:val="0"/>
              <w:spacing w:line="440" w:lineRule="exact"/>
              <w:jc w:val="center"/>
              <w:rPr>
                <w:ins w:id="391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  <w:ins w:id="392" w:author="ZZY [2]" w:date="2024-03-13T15:00:39Z">
              <w:r>
                <w:rPr>
                  <w:rFonts w:hint="eastAsia" w:ascii="宋体" w:hAnsi="宋体" w:cs="宋体"/>
                  <w:bCs/>
                  <w:color w:val="000000"/>
                  <w:szCs w:val="21"/>
                </w:rPr>
                <w:t>每周定期实地检查收费站（所）F型情报板显示是否正常。</w:t>
              </w:r>
            </w:ins>
          </w:p>
        </w:tc>
        <w:tc>
          <w:tcPr>
            <w:tcW w:w="865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72E2D">
            <w:pPr>
              <w:widowControl w:val="0"/>
              <w:spacing w:line="440" w:lineRule="exact"/>
              <w:jc w:val="center"/>
              <w:rPr>
                <w:ins w:id="393" w:author="ZZY [2]" w:date="2024-03-13T15:00:39Z"/>
                <w:rFonts w:ascii="宋体" w:hAnsi="宋体" w:cs="宋体"/>
                <w:bCs/>
                <w:color w:val="000000"/>
                <w:szCs w:val="21"/>
              </w:rPr>
            </w:pPr>
          </w:p>
        </w:tc>
      </w:tr>
    </w:tbl>
    <w:p w14:paraId="39943F39">
      <w:pPr>
        <w:rPr>
          <w:sz w:val="22"/>
          <w:rPrChange w:id="394" w:author="孙凯" w:date="2024-02-29T16:31:00Z">
            <w:rPr>
              <w:sz w:val="22"/>
            </w:rPr>
          </w:rPrChange>
        </w:rPr>
        <w:sectPr>
          <w:pgSz w:w="16840" w:h="11910" w:orient="landscape"/>
          <w:pgMar w:top="1440" w:right="1800" w:bottom="1440" w:left="1800" w:header="0" w:footer="1027" w:gutter="0"/>
          <w:cols w:space="720" w:num="1"/>
        </w:sectPr>
      </w:pPr>
    </w:p>
    <w:p w14:paraId="2B4BD8C2">
      <w:pPr>
        <w:pStyle w:val="6"/>
        <w:spacing w:line="20" w:lineRule="exact"/>
        <w:ind w:left="135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8863330" cy="6350"/>
                <wp:effectExtent l="0" t="0" r="0" b="0"/>
                <wp:docPr id="23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3330" cy="6350"/>
                          <a:chOff x="0" y="0"/>
                          <a:chExt cx="13958" cy="10"/>
                        </a:xfrm>
                        <a:effectLst/>
                      </wpg:grpSpPr>
                      <wps:wsp>
                        <wps:cNvPr id="232" name="直接连接符 232"/>
                        <wps:cNvCnPr/>
                        <wps:spPr>
                          <a:xfrm>
                            <a:off x="0" y="5"/>
                            <a:ext cx="1395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o:spid="_x0000_s1026" o:spt="203" style="height:0.5pt;width:697.9pt;" coordsize="13958,10" o:gfxdata="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N70ddQAAAAE&#10;AQAADwAAAAAAAAABACAAAAAiAAAAZHJzL2Rvd25yZXYueG1sUEsBAhQAFAAAAAgAh07iQCAIiq1Z&#10;AgAAHwUAAA4AAAAAAAAAAQAgAAAAIwEAAGRycy9lMm9Eb2MueG1sUEsFBgAAAAAGAAYAWQEAAO4F&#10;AAAAAA==&#10;">
                <o:lock v:ext="edit" aspectratio="f"/>
                <v:line id="_x0000_s1026" o:spid="_x0000_s1026" o:spt="20" style="position:absolute;left:0;top:5;height:0;width:13958;" filled="f" stroked="t" coordsize="21600,21600" o:gfxdata="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5oVL4A&#10;AADcAAAADwAAAAAAAAABACAAAAAiAAAAZHJzL2Rvd25yZXYueG1sUEsBAhQAFAAAAAgAh07iQDMv&#10;BZ47AAAAOQAAABAAAAAAAAAAAQAgAAAADQEAAGRycy9zaGFwZXhtbC54bWxQSwUGAAAAAAYABgBb&#10;AQAAtw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32E3CB7">
      <w:pPr>
        <w:pStyle w:val="6"/>
        <w:rPr>
          <w:sz w:val="20"/>
        </w:rPr>
      </w:pPr>
    </w:p>
    <w:p w14:paraId="42CA925D">
      <w:pPr>
        <w:pStyle w:val="6"/>
        <w:rPr>
          <w:sz w:val="20"/>
        </w:rPr>
      </w:pPr>
    </w:p>
    <w:p w14:paraId="5AEA6EE4">
      <w:pPr>
        <w:pStyle w:val="6"/>
        <w:spacing w:before="5"/>
        <w:rPr>
          <w:sz w:val="14"/>
        </w:rPr>
      </w:pPr>
    </w:p>
    <w:tbl>
      <w:tblPr>
        <w:tblStyle w:val="12"/>
        <w:tblW w:w="13500" w:type="dxa"/>
        <w:tblInd w:w="5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5"/>
        <w:gridCol w:w="4218"/>
        <w:gridCol w:w="8667"/>
      </w:tblGrid>
      <w:tr w14:paraId="6EA59846">
        <w:trPr>
          <w:trHeight w:val="1320" w:hRule="atLeast"/>
          <w:del w:id="395" w:author="ZZY [2]" w:date="2024-03-13T15:01:00Z"/>
        </w:trPr>
        <w:tc>
          <w:tcPr>
            <w:tcW w:w="615" w:type="dxa"/>
          </w:tcPr>
          <w:p w14:paraId="2DEB789B">
            <w:pPr>
              <w:pStyle w:val="16"/>
              <w:rPr>
                <w:del w:id="396" w:author="ZZY [2]" w:date="2024-03-13T15:01:00Z"/>
              </w:rPr>
            </w:pPr>
          </w:p>
          <w:p w14:paraId="438355B0">
            <w:pPr>
              <w:pStyle w:val="16"/>
              <w:rPr>
                <w:del w:id="397" w:author="ZZY [2]" w:date="2024-03-13T15:01:00Z"/>
              </w:rPr>
            </w:pPr>
          </w:p>
          <w:p w14:paraId="11D03976">
            <w:pPr>
              <w:pStyle w:val="16"/>
              <w:rPr>
                <w:del w:id="398" w:author="ZZY [2]" w:date="2024-03-13T15:01:00Z"/>
              </w:rPr>
            </w:pPr>
            <w:del w:id="399" w:author="ZZY [2]" w:date="2024-03-13T15:01:00Z">
              <w:r>
                <w:rPr>
                  <w:w w:val="99"/>
                </w:rPr>
                <w:delText>3</w:delText>
              </w:r>
            </w:del>
          </w:p>
        </w:tc>
        <w:tc>
          <w:tcPr>
            <w:tcW w:w="4218" w:type="dxa"/>
          </w:tcPr>
          <w:p w14:paraId="606ACE1B">
            <w:pPr>
              <w:pStyle w:val="16"/>
              <w:rPr>
                <w:del w:id="400" w:author="ZZY [2]" w:date="2024-03-13T15:01:00Z"/>
              </w:rPr>
            </w:pPr>
            <w:del w:id="401" w:author="ZZY [2]" w:date="2024-03-13T15:01:00Z">
              <w:r>
                <w:rPr>
                  <w:rFonts w:hint="eastAsia"/>
                  <w:w w:val="95"/>
                </w:rPr>
                <w:delText>每周定期检查自动栏杆机运行情况，及时调 节平衡位置，紧固地脚螺丝，检查车检器及</w:delText>
              </w:r>
            </w:del>
            <w:del w:id="402" w:author="ZZY [2]" w:date="2024-03-13T15:01:00Z">
              <w:r>
                <w:rPr>
                  <w:rFonts w:hint="eastAsia"/>
                </w:rPr>
                <w:delText>线圈是否正常。</w:delText>
              </w:r>
            </w:del>
          </w:p>
        </w:tc>
        <w:tc>
          <w:tcPr>
            <w:tcW w:w="8667" w:type="dxa"/>
          </w:tcPr>
          <w:p w14:paraId="587A747F">
            <w:pPr>
              <w:pStyle w:val="16"/>
              <w:rPr>
                <w:del w:id="403" w:author="ZZY [2]" w:date="2024-03-13T15:01:00Z"/>
              </w:rPr>
            </w:pPr>
          </w:p>
        </w:tc>
      </w:tr>
      <w:tr w14:paraId="4861ED30">
        <w:trPr>
          <w:trHeight w:val="879" w:hRule="atLeast"/>
          <w:del w:id="404" w:author="ZZY [2]" w:date="2024-03-13T15:01:00Z"/>
        </w:trPr>
        <w:tc>
          <w:tcPr>
            <w:tcW w:w="615" w:type="dxa"/>
          </w:tcPr>
          <w:p w14:paraId="15BD3274">
            <w:pPr>
              <w:pStyle w:val="16"/>
              <w:rPr>
                <w:del w:id="405" w:author="ZZY [2]" w:date="2024-03-13T15:01:00Z"/>
              </w:rPr>
            </w:pPr>
          </w:p>
          <w:p w14:paraId="1A94FCEC">
            <w:pPr>
              <w:pStyle w:val="16"/>
              <w:rPr>
                <w:del w:id="406" w:author="ZZY [2]" w:date="2024-03-13T15:01:00Z"/>
              </w:rPr>
            </w:pPr>
            <w:del w:id="407" w:author="ZZY [2]" w:date="2024-03-13T15:01:00Z">
              <w:r>
                <w:rPr>
                  <w:w w:val="99"/>
                </w:rPr>
                <w:delText>3</w:delText>
              </w:r>
            </w:del>
          </w:p>
        </w:tc>
        <w:tc>
          <w:tcPr>
            <w:tcW w:w="4218" w:type="dxa"/>
          </w:tcPr>
          <w:p w14:paraId="2D2553F8">
            <w:pPr>
              <w:pStyle w:val="16"/>
              <w:rPr>
                <w:del w:id="408" w:author="ZZY [2]" w:date="2024-03-13T15:01:00Z"/>
              </w:rPr>
            </w:pPr>
            <w:del w:id="409" w:author="ZZY [2]" w:date="2024-03-13T15:01:00Z">
              <w:r>
                <w:rPr>
                  <w:rFonts w:hint="eastAsia"/>
                  <w:w w:val="95"/>
                </w:rPr>
                <w:delText>每周定期检查车道称台基坑内、框架缝隙内</w:delText>
              </w:r>
            </w:del>
            <w:del w:id="410" w:author="ZZY [2]" w:date="2024-03-13T15:01:00Z">
              <w:r>
                <w:rPr>
                  <w:rFonts w:hint="eastAsia"/>
                </w:rPr>
                <w:delText>是否有杂物等，及时组织清理。</w:delText>
              </w:r>
            </w:del>
          </w:p>
        </w:tc>
        <w:tc>
          <w:tcPr>
            <w:tcW w:w="8667" w:type="dxa"/>
          </w:tcPr>
          <w:p w14:paraId="182B580A">
            <w:pPr>
              <w:pStyle w:val="16"/>
              <w:rPr>
                <w:del w:id="411" w:author="ZZY [2]" w:date="2024-03-13T15:01:00Z"/>
              </w:rPr>
            </w:pPr>
          </w:p>
        </w:tc>
      </w:tr>
      <w:tr w14:paraId="2B9FB06C">
        <w:trPr>
          <w:trHeight w:val="879" w:hRule="atLeast"/>
          <w:del w:id="412" w:author="ZZY [2]" w:date="2024-03-13T15:01:00Z"/>
        </w:trPr>
        <w:tc>
          <w:tcPr>
            <w:tcW w:w="615" w:type="dxa"/>
          </w:tcPr>
          <w:p w14:paraId="357DAB7A">
            <w:pPr>
              <w:pStyle w:val="16"/>
              <w:rPr>
                <w:del w:id="413" w:author="ZZY [2]" w:date="2024-03-13T15:01:00Z"/>
              </w:rPr>
            </w:pPr>
          </w:p>
          <w:p w14:paraId="38478FD4">
            <w:pPr>
              <w:pStyle w:val="16"/>
              <w:rPr>
                <w:del w:id="414" w:author="ZZY [2]" w:date="2024-03-13T15:01:00Z"/>
              </w:rPr>
            </w:pPr>
            <w:del w:id="415" w:author="ZZY [2]" w:date="2024-03-13T15:01:00Z">
              <w:r>
                <w:rPr>
                  <w:w w:val="99"/>
                </w:rPr>
                <w:delText>4</w:delText>
              </w:r>
            </w:del>
          </w:p>
        </w:tc>
        <w:tc>
          <w:tcPr>
            <w:tcW w:w="4218" w:type="dxa"/>
          </w:tcPr>
          <w:p w14:paraId="5452BA89">
            <w:pPr>
              <w:pStyle w:val="16"/>
              <w:rPr>
                <w:del w:id="416" w:author="ZZY [2]" w:date="2024-03-13T15:01:00Z"/>
              </w:rPr>
            </w:pPr>
            <w:del w:id="417" w:author="ZZY [2]" w:date="2024-03-13T15:01:00Z">
              <w:r>
                <w:rPr>
                  <w:rFonts w:hint="eastAsia"/>
                  <w:w w:val="95"/>
                </w:rPr>
                <w:delText xml:space="preserve">每周定期用软布擦拭光栅分离器工作表面， </w:delText>
              </w:r>
            </w:del>
            <w:del w:id="418" w:author="ZZY [2]" w:date="2024-03-13T15:01:00Z">
              <w:r>
                <w:rPr>
                  <w:rFonts w:hint="eastAsia"/>
                </w:rPr>
                <w:delText>保持工作面的清洁。</w:delText>
              </w:r>
            </w:del>
          </w:p>
        </w:tc>
        <w:tc>
          <w:tcPr>
            <w:tcW w:w="8667" w:type="dxa"/>
          </w:tcPr>
          <w:p w14:paraId="3D1D57D1">
            <w:pPr>
              <w:pStyle w:val="16"/>
              <w:rPr>
                <w:del w:id="419" w:author="ZZY [2]" w:date="2024-03-13T15:01:00Z"/>
              </w:rPr>
            </w:pPr>
          </w:p>
        </w:tc>
      </w:tr>
      <w:tr w14:paraId="782354C4">
        <w:trPr>
          <w:trHeight w:val="879" w:hRule="atLeast"/>
          <w:del w:id="420" w:author="ZZY [2]" w:date="2024-03-13T15:01:00Z"/>
        </w:trPr>
        <w:tc>
          <w:tcPr>
            <w:tcW w:w="615" w:type="dxa"/>
          </w:tcPr>
          <w:p w14:paraId="1E1A5486">
            <w:pPr>
              <w:pStyle w:val="16"/>
              <w:rPr>
                <w:del w:id="421" w:author="ZZY [2]" w:date="2024-03-13T15:01:00Z"/>
              </w:rPr>
            </w:pPr>
          </w:p>
          <w:p w14:paraId="3CA66C1E">
            <w:pPr>
              <w:pStyle w:val="16"/>
              <w:rPr>
                <w:del w:id="422" w:author="ZZY [2]" w:date="2024-03-13T15:01:00Z"/>
              </w:rPr>
            </w:pPr>
            <w:del w:id="423" w:author="ZZY [2]" w:date="2024-03-13T15:01:00Z">
              <w:r>
                <w:rPr>
                  <w:w w:val="99"/>
                </w:rPr>
                <w:delText>5</w:delText>
              </w:r>
            </w:del>
          </w:p>
        </w:tc>
        <w:tc>
          <w:tcPr>
            <w:tcW w:w="4218" w:type="dxa"/>
          </w:tcPr>
          <w:p w14:paraId="34AF7621">
            <w:pPr>
              <w:pStyle w:val="16"/>
              <w:rPr>
                <w:del w:id="424" w:author="ZZY [2]" w:date="2024-03-13T15:01:00Z"/>
              </w:rPr>
            </w:pPr>
            <w:del w:id="425" w:author="ZZY [2]" w:date="2024-03-13T15:01:00Z">
              <w:r>
                <w:rPr>
                  <w:rFonts w:hint="eastAsia"/>
                  <w:spacing w:val="-8"/>
                </w:rPr>
                <w:delText xml:space="preserve">每周定期检查 </w:delText>
              </w:r>
            </w:del>
            <w:del w:id="426" w:author="ZZY [2]" w:date="2024-03-13T15:01:00Z">
              <w:r>
                <w:rPr>
                  <w:rFonts w:hint="eastAsia"/>
                </w:rPr>
                <w:delText>ETC 车道硬件工作状况（费显、</w:delText>
              </w:r>
            </w:del>
          </w:p>
          <w:p w14:paraId="5A125EE5">
            <w:pPr>
              <w:pStyle w:val="16"/>
              <w:rPr>
                <w:del w:id="427" w:author="ZZY [2]" w:date="2024-03-13T15:01:00Z"/>
              </w:rPr>
            </w:pPr>
            <w:del w:id="428" w:author="ZZY [2]" w:date="2024-03-13T15:01:00Z">
              <w:r>
                <w:rPr>
                  <w:rFonts w:hint="eastAsia"/>
                </w:rPr>
                <w:delText>识别系统等</w:delText>
              </w:r>
            </w:del>
            <w:del w:id="429" w:author="ZZY [2]" w:date="2024-03-13T15:01:00Z">
              <w:r>
                <w:rPr>
                  <w:rFonts w:hint="eastAsia"/>
                  <w:spacing w:val="-104"/>
                </w:rPr>
                <w:delText>）</w:delText>
              </w:r>
            </w:del>
            <w:del w:id="430" w:author="ZZY [2]" w:date="2024-03-13T15:01:00Z">
              <w:r>
                <w:rPr>
                  <w:rFonts w:hint="eastAsia"/>
                </w:rPr>
                <w:delText>。</w:delText>
              </w:r>
            </w:del>
          </w:p>
        </w:tc>
        <w:tc>
          <w:tcPr>
            <w:tcW w:w="8667" w:type="dxa"/>
          </w:tcPr>
          <w:p w14:paraId="3E236337">
            <w:pPr>
              <w:pStyle w:val="16"/>
              <w:rPr>
                <w:del w:id="431" w:author="ZZY [2]" w:date="2024-03-13T15:01:00Z"/>
              </w:rPr>
            </w:pPr>
          </w:p>
        </w:tc>
      </w:tr>
      <w:tr w14:paraId="5151FB54">
        <w:trPr>
          <w:trHeight w:val="1320" w:hRule="atLeast"/>
          <w:del w:id="432" w:author="ZZY [2]" w:date="2024-03-13T15:01:00Z"/>
        </w:trPr>
        <w:tc>
          <w:tcPr>
            <w:tcW w:w="615" w:type="dxa"/>
          </w:tcPr>
          <w:p w14:paraId="66B8D2B4">
            <w:pPr>
              <w:pStyle w:val="16"/>
              <w:rPr>
                <w:del w:id="433" w:author="ZZY [2]" w:date="2024-03-13T15:01:00Z"/>
              </w:rPr>
            </w:pPr>
          </w:p>
          <w:p w14:paraId="284658B0">
            <w:pPr>
              <w:pStyle w:val="16"/>
              <w:rPr>
                <w:del w:id="434" w:author="ZZY [2]" w:date="2024-03-13T15:01:00Z"/>
              </w:rPr>
            </w:pPr>
          </w:p>
          <w:p w14:paraId="6A5E8BF1">
            <w:pPr>
              <w:pStyle w:val="16"/>
              <w:rPr>
                <w:del w:id="435" w:author="ZZY [2]" w:date="2024-03-13T15:01:00Z"/>
              </w:rPr>
            </w:pPr>
            <w:del w:id="436" w:author="ZZY [2]" w:date="2024-03-13T15:01:00Z">
              <w:r>
                <w:rPr>
                  <w:w w:val="99"/>
                </w:rPr>
                <w:delText>6</w:delText>
              </w:r>
            </w:del>
          </w:p>
        </w:tc>
        <w:tc>
          <w:tcPr>
            <w:tcW w:w="4218" w:type="dxa"/>
          </w:tcPr>
          <w:p w14:paraId="795D607B">
            <w:pPr>
              <w:pStyle w:val="16"/>
              <w:rPr>
                <w:del w:id="437" w:author="ZZY [2]" w:date="2024-03-13T15:01:00Z"/>
              </w:rPr>
            </w:pPr>
            <w:del w:id="438" w:author="ZZY [2]" w:date="2024-03-13T15:01:00Z">
              <w:r>
                <w:rPr>
                  <w:rFonts w:hint="eastAsia"/>
                  <w:w w:val="95"/>
                </w:rPr>
                <w:delText>每周定期清理票据打印机内纸屑，对专用键 盘、显示器等各种车道设备进行清洁除尘。</w:delText>
              </w:r>
            </w:del>
          </w:p>
        </w:tc>
        <w:tc>
          <w:tcPr>
            <w:tcW w:w="8667" w:type="dxa"/>
          </w:tcPr>
          <w:p w14:paraId="1056888A">
            <w:pPr>
              <w:pStyle w:val="16"/>
              <w:rPr>
                <w:del w:id="439" w:author="ZZY [2]" w:date="2024-03-13T15:01:00Z"/>
              </w:rPr>
            </w:pPr>
          </w:p>
        </w:tc>
      </w:tr>
      <w:tr w14:paraId="211C47C5">
        <w:trPr>
          <w:trHeight w:val="880" w:hRule="atLeast"/>
          <w:del w:id="440" w:author="ZZY [2]" w:date="2024-03-13T15:01:00Z"/>
        </w:trPr>
        <w:tc>
          <w:tcPr>
            <w:tcW w:w="615" w:type="dxa"/>
          </w:tcPr>
          <w:p w14:paraId="33EF7B7C">
            <w:pPr>
              <w:pStyle w:val="16"/>
              <w:rPr>
                <w:del w:id="441" w:author="ZZY [2]" w:date="2024-03-13T15:01:00Z"/>
              </w:rPr>
            </w:pPr>
          </w:p>
          <w:p w14:paraId="3A206575">
            <w:pPr>
              <w:pStyle w:val="16"/>
              <w:rPr>
                <w:del w:id="442" w:author="ZZY [2]" w:date="2024-03-13T15:01:00Z"/>
              </w:rPr>
            </w:pPr>
            <w:del w:id="443" w:author="ZZY [2]" w:date="2024-03-13T15:01:00Z">
              <w:r>
                <w:rPr>
                  <w:w w:val="99"/>
                </w:rPr>
                <w:delText>7</w:delText>
              </w:r>
            </w:del>
          </w:p>
        </w:tc>
        <w:tc>
          <w:tcPr>
            <w:tcW w:w="4218" w:type="dxa"/>
          </w:tcPr>
          <w:p w14:paraId="1C00E8F9">
            <w:pPr>
              <w:pStyle w:val="16"/>
              <w:rPr>
                <w:del w:id="444" w:author="ZZY [2]" w:date="2024-03-13T15:01:00Z"/>
              </w:rPr>
            </w:pPr>
            <w:del w:id="445" w:author="ZZY [2]" w:date="2024-03-13T15:01:00Z">
              <w:r>
                <w:rPr>
                  <w:rFonts w:hint="eastAsia"/>
                </w:rPr>
                <w:delText>每周定期实地检查收费所F 型情报板</w:delText>
              </w:r>
            </w:del>
          </w:p>
          <w:p w14:paraId="11B792A9">
            <w:pPr>
              <w:pStyle w:val="16"/>
              <w:rPr>
                <w:del w:id="446" w:author="ZZY [2]" w:date="2024-03-13T15:01:00Z"/>
              </w:rPr>
            </w:pPr>
            <w:del w:id="447" w:author="ZZY [2]" w:date="2024-03-13T15:01:00Z">
              <w:r>
                <w:rPr>
                  <w:rFonts w:hint="eastAsia"/>
                </w:rPr>
                <w:delText>显示是否正常。</w:delText>
              </w:r>
            </w:del>
          </w:p>
        </w:tc>
        <w:tc>
          <w:tcPr>
            <w:tcW w:w="8667" w:type="dxa"/>
          </w:tcPr>
          <w:p w14:paraId="4DD44431">
            <w:pPr>
              <w:pStyle w:val="16"/>
              <w:rPr>
                <w:del w:id="448" w:author="ZZY [2]" w:date="2024-03-13T15:01:00Z"/>
              </w:rPr>
            </w:pPr>
          </w:p>
        </w:tc>
      </w:tr>
    </w:tbl>
    <w:p w14:paraId="365B746A">
      <w:pPr>
        <w:rPr>
          <w:del w:id="449" w:author="ZZY [2]" w:date="2024-03-13T15:01:01Z"/>
          <w:sz w:val="20"/>
          <w:rPrChange w:id="450" w:author="孙凯" w:date="2024-02-29T16:31:00Z">
            <w:rPr>
              <w:del w:id="451" w:author="ZZY [2]" w:date="2024-03-13T15:01:01Z"/>
              <w:sz w:val="20"/>
            </w:rPr>
          </w:rPrChange>
        </w:rPr>
        <w:sectPr>
          <w:pgSz w:w="16840" w:h="11910" w:orient="landscape"/>
          <w:pgMar w:top="1440" w:right="1800" w:bottom="1440" w:left="1800" w:header="0" w:footer="947" w:gutter="0"/>
          <w:cols w:space="720" w:num="1"/>
        </w:sectPr>
      </w:pPr>
    </w:p>
    <w:p w14:paraId="562AEE51">
      <w:pPr>
        <w:pStyle w:val="6"/>
        <w:spacing w:before="55"/>
        <w:ind w:left="0"/>
        <w:pPrChange w:id="452" w:author="ZZY [2]" w:date="2024-03-13T15:01:02Z">
          <w:pPr>
            <w:pStyle w:val="6"/>
            <w:spacing w:before="55"/>
            <w:ind w:left="122"/>
          </w:pPr>
        </w:pPrChange>
      </w:pPr>
      <w:r>
        <w:rPr>
          <w:rFonts w:hint="eastAsia"/>
        </w:rPr>
        <w:t>附件 5</w:t>
      </w:r>
    </w:p>
    <w:p w14:paraId="0F58CD67">
      <w:pPr>
        <w:pStyle w:val="4"/>
        <w:spacing w:before="12"/>
        <w:ind w:left="0"/>
        <w:jc w:val="center"/>
        <w:rPr>
          <w:rFonts w:hint="eastAsia" w:ascii="黑体" w:hAnsi="黑体" w:eastAsia="黑体" w:cs="黑体"/>
          <w:i w:val="0"/>
          <w:iCs w:val="0"/>
          <w:sz w:val="32"/>
          <w:szCs w:val="28"/>
          <w:rPrChange w:id="454" w:author="ZZY [2]" w:date="2024-03-13T14:14:42Z">
            <w:rPr>
              <w:sz w:val="28"/>
              <w:szCs w:val="28"/>
            </w:rPr>
          </w:rPrChange>
        </w:rPr>
        <w:pPrChange w:id="453" w:author="ZZY [2]" w:date="2024-03-13T14:14:11Z">
          <w:pPr>
            <w:pStyle w:val="4"/>
            <w:spacing w:before="12"/>
            <w:jc w:val="center"/>
          </w:pPr>
        </w:pPrChange>
      </w:pPr>
      <w:ins w:id="455" w:author="ZZY [2]" w:date="2024-03-13T14:13:40Z">
        <w:bookmarkStart w:id="3" w:name="_设备运维人员检查月记录表"/>
        <w:r>
          <w:rPr>
            <w:rFonts w:hint="eastAsia" w:ascii="黑体" w:hAnsi="黑体" w:eastAsia="黑体" w:cs="黑体"/>
            <w:i w:val="0"/>
            <w:iCs w:val="0"/>
            <w:spacing w:val="0"/>
            <w:sz w:val="32"/>
            <w:szCs w:val="28"/>
            <w:rPrChange w:id="456" w:author="ZZY [2]" w:date="2024-03-13T14:14:42Z">
              <w:rPr>
                <w:rFonts w:hint="eastAsia"/>
                <w:spacing w:val="-44"/>
                <w:sz w:val="28"/>
                <w:szCs w:val="28"/>
              </w:rPr>
            </w:rPrChange>
          </w:rPr>
          <w:t>设备运维人员检查</w:t>
        </w:r>
      </w:ins>
      <w:del w:id="457" w:author="ZZY [2]" w:date="2024-03-13T14:13:50Z">
        <w:r>
          <w:rPr>
            <w:rFonts w:hint="eastAsia" w:ascii="黑体" w:hAnsi="黑体" w:eastAsia="黑体" w:cs="黑体"/>
            <w:i w:val="0"/>
            <w:iCs w:val="0"/>
            <w:spacing w:val="0"/>
            <w:sz w:val="32"/>
            <w:szCs w:val="28"/>
            <w:rPrChange w:id="458" w:author="ZZY [2]" w:date="2024-03-13T14:14:42Z">
              <w:rPr>
                <w:spacing w:val="-44"/>
                <w:sz w:val="28"/>
                <w:szCs w:val="28"/>
              </w:rPr>
            </w:rPrChange>
          </w:rPr>
          <w:delText>检</w:delText>
        </w:r>
      </w:del>
      <w:del w:id="459" w:author="ZZY [2]" w:date="2024-03-13T14:14:17Z">
        <w:r>
          <w:rPr>
            <w:rFonts w:hint="eastAsia" w:ascii="黑体" w:hAnsi="黑体" w:eastAsia="黑体" w:cs="黑体"/>
            <w:i w:val="0"/>
            <w:iCs w:val="0"/>
            <w:spacing w:val="0"/>
            <w:sz w:val="32"/>
            <w:szCs w:val="28"/>
            <w:rPrChange w:id="460" w:author="ZZY [2]" w:date="2024-03-13T14:14:42Z">
              <w:rPr>
                <w:spacing w:val="-44"/>
                <w:sz w:val="28"/>
                <w:szCs w:val="28"/>
              </w:rPr>
            </w:rPrChange>
          </w:rPr>
          <w:delText xml:space="preserve"> </w:delText>
        </w:r>
      </w:del>
      <w:del w:id="461" w:author="ZZY [2]" w:date="2024-03-13T14:13:42Z">
        <w:r>
          <w:rPr>
            <w:rFonts w:hint="eastAsia" w:ascii="黑体" w:hAnsi="黑体" w:eastAsia="黑体" w:cs="黑体"/>
            <w:i w:val="0"/>
            <w:iCs w:val="0"/>
            <w:spacing w:val="0"/>
            <w:sz w:val="32"/>
            <w:szCs w:val="28"/>
            <w:rPrChange w:id="462" w:author="ZZY [2]" w:date="2024-03-13T14:14:42Z">
              <w:rPr>
                <w:spacing w:val="-44"/>
                <w:sz w:val="28"/>
                <w:szCs w:val="28"/>
              </w:rPr>
            </w:rPrChange>
          </w:rPr>
          <w:delText>查</w:delText>
        </w:r>
      </w:del>
      <w:del w:id="463" w:author="ZZY [2]" w:date="2024-03-13T14:13:41Z">
        <w:r>
          <w:rPr>
            <w:rFonts w:hint="eastAsia" w:ascii="黑体" w:hAnsi="黑体" w:eastAsia="黑体" w:cs="黑体"/>
            <w:i w:val="0"/>
            <w:iCs w:val="0"/>
            <w:spacing w:val="0"/>
            <w:sz w:val="32"/>
            <w:szCs w:val="28"/>
            <w:rPrChange w:id="464" w:author="ZZY [2]" w:date="2024-03-13T14:14:42Z">
              <w:rPr>
                <w:spacing w:val="-44"/>
                <w:sz w:val="28"/>
                <w:szCs w:val="28"/>
              </w:rPr>
            </w:rPrChange>
          </w:rPr>
          <w:delText xml:space="preserve"> </w:delText>
        </w:r>
      </w:del>
      <w:r>
        <w:rPr>
          <w:rFonts w:hint="eastAsia" w:ascii="黑体" w:hAnsi="黑体" w:eastAsia="黑体" w:cs="黑体"/>
          <w:i w:val="0"/>
          <w:iCs w:val="0"/>
          <w:spacing w:val="0"/>
          <w:sz w:val="32"/>
          <w:szCs w:val="28"/>
          <w:rPrChange w:id="465" w:author="ZZY [2]" w:date="2024-03-13T14:14:42Z">
            <w:rPr>
              <w:spacing w:val="-44"/>
              <w:sz w:val="28"/>
              <w:szCs w:val="28"/>
            </w:rPr>
          </w:rPrChange>
        </w:rPr>
        <w:t>月</w:t>
      </w:r>
      <w:del w:id="466" w:author="ZZY [2]" w:date="2024-03-13T14:14:14Z">
        <w:r>
          <w:rPr>
            <w:rFonts w:hint="eastAsia" w:ascii="黑体" w:hAnsi="黑体" w:eastAsia="黑体" w:cs="黑体"/>
            <w:i w:val="0"/>
            <w:iCs w:val="0"/>
            <w:spacing w:val="0"/>
            <w:sz w:val="32"/>
            <w:szCs w:val="28"/>
            <w:rPrChange w:id="467" w:author="ZZY [2]" w:date="2024-03-13T14:14:42Z">
              <w:rPr>
                <w:spacing w:val="-44"/>
                <w:sz w:val="28"/>
                <w:szCs w:val="28"/>
              </w:rPr>
            </w:rPrChange>
          </w:rPr>
          <w:delText xml:space="preserve"> </w:delText>
        </w:r>
      </w:del>
      <w:r>
        <w:rPr>
          <w:rFonts w:hint="eastAsia" w:ascii="黑体" w:hAnsi="黑体" w:eastAsia="黑体" w:cs="黑体"/>
          <w:i w:val="0"/>
          <w:iCs w:val="0"/>
          <w:spacing w:val="0"/>
          <w:sz w:val="32"/>
          <w:szCs w:val="28"/>
          <w:rPrChange w:id="468" w:author="ZZY [2]" w:date="2024-03-13T14:14:42Z">
            <w:rPr>
              <w:spacing w:val="-44"/>
              <w:sz w:val="28"/>
              <w:szCs w:val="28"/>
            </w:rPr>
          </w:rPrChange>
        </w:rPr>
        <w:t>记</w:t>
      </w:r>
      <w:del w:id="469" w:author="ZZY [2]" w:date="2024-03-13T14:14:15Z">
        <w:r>
          <w:rPr>
            <w:rFonts w:hint="eastAsia" w:ascii="黑体" w:hAnsi="黑体" w:eastAsia="黑体" w:cs="黑体"/>
            <w:i w:val="0"/>
            <w:iCs w:val="0"/>
            <w:spacing w:val="0"/>
            <w:sz w:val="32"/>
            <w:szCs w:val="28"/>
            <w:rPrChange w:id="470" w:author="ZZY [2]" w:date="2024-03-13T14:14:42Z">
              <w:rPr>
                <w:spacing w:val="-44"/>
                <w:sz w:val="28"/>
                <w:szCs w:val="28"/>
              </w:rPr>
            </w:rPrChange>
          </w:rPr>
          <w:delText xml:space="preserve"> </w:delText>
        </w:r>
      </w:del>
      <w:r>
        <w:rPr>
          <w:rFonts w:hint="eastAsia" w:ascii="黑体" w:hAnsi="黑体" w:eastAsia="黑体" w:cs="黑体"/>
          <w:i w:val="0"/>
          <w:iCs w:val="0"/>
          <w:spacing w:val="0"/>
          <w:sz w:val="32"/>
          <w:szCs w:val="28"/>
          <w:rPrChange w:id="471" w:author="ZZY [2]" w:date="2024-03-13T14:14:42Z">
            <w:rPr>
              <w:spacing w:val="-44"/>
              <w:sz w:val="28"/>
              <w:szCs w:val="28"/>
            </w:rPr>
          </w:rPrChange>
        </w:rPr>
        <w:t>录</w:t>
      </w:r>
      <w:del w:id="472" w:author="ZZY [2]" w:date="2024-03-13T14:14:16Z">
        <w:r>
          <w:rPr>
            <w:rFonts w:hint="eastAsia" w:ascii="黑体" w:hAnsi="黑体" w:eastAsia="黑体" w:cs="黑体"/>
            <w:i w:val="0"/>
            <w:iCs w:val="0"/>
            <w:spacing w:val="0"/>
            <w:sz w:val="32"/>
            <w:szCs w:val="28"/>
            <w:rPrChange w:id="473" w:author="ZZY [2]" w:date="2024-03-13T14:14:42Z">
              <w:rPr>
                <w:spacing w:val="-44"/>
                <w:sz w:val="28"/>
                <w:szCs w:val="28"/>
              </w:rPr>
            </w:rPrChange>
          </w:rPr>
          <w:delText xml:space="preserve"> </w:delText>
        </w:r>
      </w:del>
      <w:r>
        <w:rPr>
          <w:rFonts w:hint="eastAsia" w:ascii="黑体" w:hAnsi="黑体" w:eastAsia="黑体" w:cs="黑体"/>
          <w:i w:val="0"/>
          <w:iCs w:val="0"/>
          <w:spacing w:val="0"/>
          <w:sz w:val="32"/>
          <w:szCs w:val="28"/>
          <w:rPrChange w:id="474" w:author="ZZY [2]" w:date="2024-03-13T14:14:42Z">
            <w:rPr>
              <w:spacing w:val="-44"/>
              <w:sz w:val="28"/>
              <w:szCs w:val="28"/>
            </w:rPr>
          </w:rPrChange>
        </w:rPr>
        <w:t>表</w:t>
      </w:r>
    </w:p>
    <w:bookmarkEnd w:id="3"/>
    <w:p w14:paraId="1DEF6B93">
      <w:pPr>
        <w:pStyle w:val="6"/>
        <w:spacing w:before="3"/>
        <w:rPr>
          <w:del w:id="475" w:author="孙凯" w:date="2024-02-29T16:43:00Z"/>
          <w:b/>
          <w:sz w:val="44"/>
        </w:rPr>
      </w:pPr>
    </w:p>
    <w:p w14:paraId="395D1D71">
      <w:pPr>
        <w:tabs>
          <w:tab w:val="left" w:pos="2855"/>
          <w:tab w:val="left" w:pos="5375"/>
          <w:tab w:val="left" w:pos="6844"/>
          <w:tab w:val="left" w:pos="7475"/>
          <w:tab w:val="left" w:pos="8050"/>
        </w:tabs>
        <w:spacing w:before="1" w:after="29"/>
        <w:ind w:left="859"/>
        <w:jc w:val="left"/>
        <w:rPr>
          <w:rFonts w:eastAsia="Times New Roman"/>
        </w:rPr>
      </w:pPr>
      <w:r>
        <w:t>单位：</w:t>
      </w:r>
      <w:r>
        <w:tab/>
      </w:r>
      <w:r>
        <w:t>维护检查人：</w:t>
      </w:r>
      <w:r>
        <w:tab/>
      </w:r>
      <w:r>
        <w:t>维护时间：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年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月</w:t>
      </w:r>
      <w:r>
        <w:rPr>
          <w:rFonts w:eastAsia="Times New Roman"/>
          <w:u w:val="single"/>
        </w:rPr>
        <w:t xml:space="preserve"> </w:t>
      </w:r>
      <w:r>
        <w:rPr>
          <w:rFonts w:eastAsia="Times New Roman"/>
          <w:u w:val="single"/>
        </w:rPr>
        <w:tab/>
      </w:r>
    </w:p>
    <w:tbl>
      <w:tblPr>
        <w:tblStyle w:val="12"/>
        <w:tblW w:w="7695" w:type="dxa"/>
        <w:tblInd w:w="4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95"/>
        <w:gridCol w:w="700"/>
        <w:gridCol w:w="3154"/>
        <w:gridCol w:w="3166"/>
      </w:tblGrid>
      <w:tr w14:paraId="32ECE8B3">
        <w:trPr>
          <w:trHeight w:val="460" w:hRule="atLeast"/>
        </w:trPr>
        <w:tc>
          <w:tcPr>
            <w:tcW w:w="675" w:type="dxa"/>
            <w:gridSpan w:val="2"/>
          </w:tcPr>
          <w:p w14:paraId="52482ADA">
            <w:pPr>
              <w:pStyle w:val="16"/>
            </w:pPr>
            <w:r>
              <w:rPr>
                <w:rFonts w:hint="eastAsia"/>
              </w:rPr>
              <w:t>序号</w:t>
            </w:r>
          </w:p>
        </w:tc>
        <w:tc>
          <w:tcPr>
            <w:tcW w:w="3854" w:type="dxa"/>
            <w:gridSpan w:val="2"/>
          </w:tcPr>
          <w:p w14:paraId="1E496FB2">
            <w:pPr>
              <w:pStyle w:val="16"/>
            </w:pPr>
            <w:r>
              <w:rPr>
                <w:rFonts w:hint="eastAsia"/>
              </w:rPr>
              <w:t>维护检查要求</w:t>
            </w:r>
          </w:p>
        </w:tc>
        <w:tc>
          <w:tcPr>
            <w:tcW w:w="3166" w:type="dxa"/>
          </w:tcPr>
          <w:p w14:paraId="3D8E496E">
            <w:pPr>
              <w:pStyle w:val="16"/>
            </w:pPr>
            <w:r>
              <w:rPr>
                <w:rFonts w:hint="eastAsia"/>
              </w:rPr>
              <w:t>维护检查情况</w:t>
            </w:r>
          </w:p>
        </w:tc>
      </w:tr>
      <w:tr w14:paraId="0AFF3F54">
        <w:trPr>
          <w:trHeight w:val="1321" w:hRule="atLeast"/>
        </w:trPr>
        <w:tc>
          <w:tcPr>
            <w:tcW w:w="675" w:type="dxa"/>
            <w:gridSpan w:val="2"/>
          </w:tcPr>
          <w:p w14:paraId="0CD2B5B1">
            <w:pPr>
              <w:pStyle w:val="16"/>
            </w:pPr>
          </w:p>
          <w:p w14:paraId="2D21D0EA">
            <w:pPr>
              <w:pStyle w:val="16"/>
            </w:pPr>
          </w:p>
          <w:p w14:paraId="24805385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3854" w:type="dxa"/>
            <w:gridSpan w:val="2"/>
          </w:tcPr>
          <w:p w14:paraId="7285E64D">
            <w:pPr>
              <w:pStyle w:val="16"/>
            </w:pPr>
          </w:p>
          <w:p w14:paraId="12F5EB56">
            <w:pPr>
              <w:pStyle w:val="16"/>
            </w:pPr>
            <w:r>
              <w:rPr>
                <w:rFonts w:hint="eastAsia"/>
              </w:rPr>
              <w:t>每月定期重启收费服务器、管理工作站、MTC</w:t>
            </w:r>
            <w:r>
              <w:rPr>
                <w:rFonts w:hint="eastAsia"/>
                <w:spacing w:val="-8"/>
              </w:rPr>
              <w:t xml:space="preserve"> 车道工控机，优化系统资。源。</w:t>
            </w:r>
          </w:p>
        </w:tc>
        <w:tc>
          <w:tcPr>
            <w:tcW w:w="3166" w:type="dxa"/>
          </w:tcPr>
          <w:p w14:paraId="5492D8BD">
            <w:pPr>
              <w:pStyle w:val="16"/>
            </w:pPr>
          </w:p>
        </w:tc>
      </w:tr>
      <w:tr w14:paraId="2FFCD427">
        <w:trPr>
          <w:trHeight w:val="1759" w:hRule="atLeast"/>
        </w:trPr>
        <w:tc>
          <w:tcPr>
            <w:tcW w:w="675" w:type="dxa"/>
            <w:gridSpan w:val="2"/>
          </w:tcPr>
          <w:p w14:paraId="7A60FC29">
            <w:pPr>
              <w:pStyle w:val="16"/>
            </w:pPr>
          </w:p>
          <w:p w14:paraId="3A2EE6F0">
            <w:pPr>
              <w:pStyle w:val="16"/>
            </w:pPr>
          </w:p>
          <w:p w14:paraId="2BD8FB61">
            <w:pPr>
              <w:pStyle w:val="16"/>
            </w:pPr>
          </w:p>
          <w:p w14:paraId="06932EAC">
            <w:pPr>
              <w:pStyle w:val="16"/>
            </w:pPr>
            <w:r>
              <w:rPr>
                <w:w w:val="99"/>
              </w:rPr>
              <w:t>2</w:t>
            </w:r>
          </w:p>
        </w:tc>
        <w:tc>
          <w:tcPr>
            <w:tcW w:w="3854" w:type="dxa"/>
            <w:gridSpan w:val="2"/>
          </w:tcPr>
          <w:p w14:paraId="7831F1FE">
            <w:pPr>
              <w:pStyle w:val="16"/>
            </w:pPr>
            <w:r>
              <w:rPr>
                <w:rFonts w:hint="eastAsia"/>
                <w:w w:val="95"/>
              </w:rPr>
              <w:t>每月定期检查手动栏杆、扩音器、岗亭静电地板、收费所收费信息提醒系统等系统辅助设施是否正常，及时维</w:t>
            </w:r>
          </w:p>
          <w:p w14:paraId="5D9C2FCE">
            <w:pPr>
              <w:pStyle w:val="16"/>
            </w:pPr>
            <w:r>
              <w:rPr>
                <w:rFonts w:hint="eastAsia"/>
              </w:rPr>
              <w:t>修。</w:t>
            </w:r>
          </w:p>
        </w:tc>
        <w:tc>
          <w:tcPr>
            <w:tcW w:w="3166" w:type="dxa"/>
          </w:tcPr>
          <w:p w14:paraId="500AF923">
            <w:pPr>
              <w:pStyle w:val="16"/>
            </w:pPr>
          </w:p>
        </w:tc>
      </w:tr>
      <w:tr w14:paraId="7E8DEEDD">
        <w:trPr>
          <w:trHeight w:val="880" w:hRule="atLeast"/>
        </w:trPr>
        <w:tc>
          <w:tcPr>
            <w:tcW w:w="675" w:type="dxa"/>
            <w:gridSpan w:val="2"/>
          </w:tcPr>
          <w:p w14:paraId="6601A10E">
            <w:pPr>
              <w:pStyle w:val="16"/>
            </w:pPr>
          </w:p>
          <w:p w14:paraId="07868B5B">
            <w:pPr>
              <w:pStyle w:val="16"/>
            </w:pPr>
            <w:r>
              <w:rPr>
                <w:w w:val="99"/>
              </w:rPr>
              <w:t>3</w:t>
            </w:r>
          </w:p>
        </w:tc>
        <w:tc>
          <w:tcPr>
            <w:tcW w:w="3854" w:type="dxa"/>
            <w:gridSpan w:val="2"/>
          </w:tcPr>
          <w:p w14:paraId="4C566600">
            <w:pPr>
              <w:pStyle w:val="16"/>
            </w:pPr>
            <w:r>
              <w:rPr>
                <w:rFonts w:hint="eastAsia"/>
                <w:w w:val="95"/>
              </w:rPr>
              <w:t>每月定期检查称台基坑内排水情况，一</w:t>
            </w:r>
            <w:r>
              <w:rPr>
                <w:rFonts w:hint="eastAsia"/>
              </w:rPr>
              <w:t>旦排水沟堵塞，应尽快组织疏通。</w:t>
            </w:r>
          </w:p>
        </w:tc>
        <w:tc>
          <w:tcPr>
            <w:tcW w:w="3166" w:type="dxa"/>
          </w:tcPr>
          <w:p w14:paraId="41C84F47">
            <w:pPr>
              <w:pStyle w:val="16"/>
            </w:pPr>
          </w:p>
        </w:tc>
      </w:tr>
      <w:tr w14:paraId="54968165">
        <w:trPr>
          <w:trHeight w:val="1320" w:hRule="atLeast"/>
        </w:trPr>
        <w:tc>
          <w:tcPr>
            <w:tcW w:w="675" w:type="dxa"/>
            <w:gridSpan w:val="2"/>
          </w:tcPr>
          <w:p w14:paraId="2998A0A6">
            <w:pPr>
              <w:pStyle w:val="16"/>
            </w:pPr>
          </w:p>
          <w:p w14:paraId="3CD4F826">
            <w:pPr>
              <w:pStyle w:val="16"/>
            </w:pPr>
          </w:p>
          <w:p w14:paraId="6E883CBC">
            <w:pPr>
              <w:pStyle w:val="16"/>
            </w:pPr>
            <w:r>
              <w:rPr>
                <w:w w:val="99"/>
              </w:rPr>
              <w:t>4</w:t>
            </w:r>
          </w:p>
        </w:tc>
        <w:tc>
          <w:tcPr>
            <w:tcW w:w="3854" w:type="dxa"/>
            <w:gridSpan w:val="2"/>
          </w:tcPr>
          <w:p w14:paraId="63834FA8">
            <w:pPr>
              <w:pStyle w:val="16"/>
            </w:pPr>
            <w:r>
              <w:rPr>
                <w:rFonts w:hint="eastAsia"/>
                <w:w w:val="95"/>
              </w:rPr>
              <w:t>每月检查车道、监控室、通信机房、电源室的现场防鼠情况，及时采取措施处</w:t>
            </w:r>
          </w:p>
          <w:p w14:paraId="25D1DAC3">
            <w:pPr>
              <w:pStyle w:val="16"/>
            </w:pPr>
            <w:r>
              <w:rPr>
                <w:rFonts w:hint="eastAsia"/>
              </w:rPr>
              <w:t>置，以防设备被损。</w:t>
            </w:r>
          </w:p>
        </w:tc>
        <w:tc>
          <w:tcPr>
            <w:tcW w:w="3166" w:type="dxa"/>
          </w:tcPr>
          <w:p w14:paraId="4363B560">
            <w:pPr>
              <w:pStyle w:val="16"/>
            </w:pPr>
          </w:p>
        </w:tc>
      </w:tr>
      <w:tr w14:paraId="1BA4BE53">
        <w:trPr>
          <w:trHeight w:val="1760" w:hRule="atLeast"/>
        </w:trPr>
        <w:tc>
          <w:tcPr>
            <w:tcW w:w="675" w:type="dxa"/>
            <w:gridSpan w:val="2"/>
          </w:tcPr>
          <w:p w14:paraId="3ADC1404">
            <w:pPr>
              <w:pStyle w:val="16"/>
            </w:pPr>
          </w:p>
          <w:p w14:paraId="65D78E96">
            <w:pPr>
              <w:pStyle w:val="16"/>
            </w:pPr>
          </w:p>
          <w:p w14:paraId="0B30D993">
            <w:pPr>
              <w:pStyle w:val="16"/>
            </w:pPr>
          </w:p>
          <w:p w14:paraId="616567E8">
            <w:pPr>
              <w:pStyle w:val="16"/>
            </w:pPr>
            <w:r>
              <w:rPr>
                <w:w w:val="99"/>
              </w:rPr>
              <w:t>5</w:t>
            </w:r>
          </w:p>
        </w:tc>
        <w:tc>
          <w:tcPr>
            <w:tcW w:w="3854" w:type="dxa"/>
            <w:gridSpan w:val="2"/>
          </w:tcPr>
          <w:p w14:paraId="6FEDD29B">
            <w:pPr>
              <w:pStyle w:val="16"/>
            </w:pPr>
            <w:r>
              <w:rPr>
                <w:rFonts w:hint="eastAsia"/>
                <w:w w:val="95"/>
              </w:rPr>
              <w:t>每月定期使用鼓风机对发卡机发卡机构部分、设备平台、线路控制器、打印机内壁等特殊日常难清洁位置进行清灰处</w:t>
            </w:r>
          </w:p>
          <w:p w14:paraId="0DD69B97">
            <w:pPr>
              <w:pStyle w:val="16"/>
            </w:pPr>
            <w:r>
              <w:rPr>
                <w:rFonts w:hint="eastAsia"/>
              </w:rPr>
              <w:t>理。</w:t>
            </w:r>
          </w:p>
        </w:tc>
        <w:tc>
          <w:tcPr>
            <w:tcW w:w="3166" w:type="dxa"/>
          </w:tcPr>
          <w:p w14:paraId="65BE19A2">
            <w:pPr>
              <w:pStyle w:val="16"/>
            </w:pPr>
          </w:p>
        </w:tc>
      </w:tr>
      <w:tr w14:paraId="52D3ECF8">
        <w:trPr>
          <w:trHeight w:val="880" w:hRule="atLeast"/>
        </w:trPr>
        <w:tc>
          <w:tcPr>
            <w:tcW w:w="675" w:type="dxa"/>
            <w:gridSpan w:val="2"/>
          </w:tcPr>
          <w:p w14:paraId="367C863D">
            <w:pPr>
              <w:pStyle w:val="16"/>
            </w:pPr>
          </w:p>
          <w:p w14:paraId="29C632D2">
            <w:pPr>
              <w:pStyle w:val="16"/>
            </w:pPr>
            <w:r>
              <w:rPr>
                <w:w w:val="99"/>
              </w:rPr>
              <w:t>6</w:t>
            </w:r>
          </w:p>
        </w:tc>
        <w:tc>
          <w:tcPr>
            <w:tcW w:w="3854" w:type="dxa"/>
            <w:gridSpan w:val="2"/>
          </w:tcPr>
          <w:p w14:paraId="4286BE96">
            <w:pPr>
              <w:pStyle w:val="16"/>
            </w:pPr>
            <w:r>
              <w:rPr>
                <w:rFonts w:hint="eastAsia"/>
                <w:w w:val="95"/>
              </w:rPr>
              <w:t>每月做好车道设备、监控室设备的内部</w:t>
            </w:r>
            <w:r>
              <w:rPr>
                <w:rFonts w:hint="eastAsia"/>
              </w:rPr>
              <w:t>除尘、清洁维护工作。</w:t>
            </w:r>
          </w:p>
        </w:tc>
        <w:tc>
          <w:tcPr>
            <w:tcW w:w="3166" w:type="dxa"/>
          </w:tcPr>
          <w:p w14:paraId="24246A30">
            <w:pPr>
              <w:pStyle w:val="16"/>
            </w:pPr>
          </w:p>
        </w:tc>
      </w:tr>
      <w:tr w14:paraId="4868DA8D">
        <w:trPr>
          <w:trHeight w:val="879" w:hRule="atLeast"/>
        </w:trPr>
        <w:tc>
          <w:tcPr>
            <w:tcW w:w="7695" w:type="dxa"/>
            <w:gridSpan w:val="5"/>
          </w:tcPr>
          <w:p w14:paraId="3A956213">
            <w:pPr>
              <w:pStyle w:val="16"/>
            </w:pPr>
            <w:r>
              <w:rPr>
                <w:rFonts w:hint="eastAsia"/>
              </w:rPr>
              <w:t>其他机动维护检查内容</w:t>
            </w:r>
          </w:p>
          <w:p w14:paraId="5A6A4AA6">
            <w:pPr>
              <w:pStyle w:val="16"/>
            </w:pPr>
            <w:r>
              <w:rPr>
                <w:rFonts w:hint="eastAsia"/>
              </w:rPr>
              <w:t>维护检查人</w:t>
            </w:r>
          </w:p>
        </w:tc>
      </w:tr>
      <w:tr w14:paraId="47119097">
        <w:trPr>
          <w:trHeight w:val="880" w:hRule="atLeast"/>
        </w:trPr>
        <w:tc>
          <w:tcPr>
            <w:tcW w:w="580" w:type="dxa"/>
          </w:tcPr>
          <w:p w14:paraId="2F217EE1">
            <w:pPr>
              <w:pStyle w:val="16"/>
            </w:pPr>
            <w:r>
              <w:rPr>
                <w:rFonts w:hint="eastAsia"/>
                <w:w w:val="99"/>
              </w:rPr>
              <w:t>序</w:t>
            </w:r>
          </w:p>
          <w:p w14:paraId="745D1E7D">
            <w:pPr>
              <w:pStyle w:val="16"/>
            </w:pPr>
            <w:r>
              <w:rPr>
                <w:rFonts w:hint="eastAsia"/>
                <w:w w:val="99"/>
              </w:rPr>
              <w:t>号</w:t>
            </w:r>
          </w:p>
        </w:tc>
        <w:tc>
          <w:tcPr>
            <w:tcW w:w="795" w:type="dxa"/>
            <w:gridSpan w:val="2"/>
          </w:tcPr>
          <w:p w14:paraId="6C26A45E">
            <w:pPr>
              <w:pStyle w:val="16"/>
            </w:pPr>
          </w:p>
          <w:p w14:paraId="275A3F64">
            <w:pPr>
              <w:pStyle w:val="16"/>
            </w:pPr>
            <w:r>
              <w:rPr>
                <w:rFonts w:hint="eastAsia"/>
              </w:rPr>
              <w:t>时 间</w:t>
            </w:r>
          </w:p>
        </w:tc>
        <w:tc>
          <w:tcPr>
            <w:tcW w:w="6320" w:type="dxa"/>
            <w:gridSpan w:val="2"/>
          </w:tcPr>
          <w:p w14:paraId="507B1C9A">
            <w:pPr>
              <w:pStyle w:val="16"/>
            </w:pPr>
          </w:p>
          <w:p w14:paraId="3E9572E4">
            <w:pPr>
              <w:pStyle w:val="16"/>
            </w:pPr>
            <w:r>
              <w:rPr>
                <w:rFonts w:hint="eastAsia"/>
              </w:rPr>
              <w:t>维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护 检</w:t>
            </w:r>
            <w:r>
              <w:rPr>
                <w:rFonts w:hint="eastAsia"/>
                <w:spacing w:val="-2"/>
              </w:rPr>
              <w:t xml:space="preserve"> </w:t>
            </w:r>
            <w:r>
              <w:rPr>
                <w:rFonts w:hint="eastAsia"/>
              </w:rPr>
              <w:t>查</w:t>
            </w:r>
            <w:r>
              <w:rPr>
                <w:rFonts w:hint="eastAsia"/>
                <w:spacing w:val="1"/>
              </w:rPr>
              <w:t xml:space="preserve"> </w:t>
            </w:r>
            <w:r>
              <w:rPr>
                <w:rFonts w:hint="eastAsia"/>
              </w:rPr>
              <w:t>情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况</w:t>
            </w:r>
          </w:p>
        </w:tc>
      </w:tr>
      <w:tr w14:paraId="40EF74D0">
        <w:trPr>
          <w:trHeight w:val="468" w:hRule="atLeast"/>
        </w:trPr>
        <w:tc>
          <w:tcPr>
            <w:tcW w:w="580" w:type="dxa"/>
          </w:tcPr>
          <w:p w14:paraId="2071CB3F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795" w:type="dxa"/>
            <w:gridSpan w:val="2"/>
          </w:tcPr>
          <w:p w14:paraId="33688AF0">
            <w:pPr>
              <w:pStyle w:val="16"/>
            </w:pPr>
          </w:p>
        </w:tc>
        <w:tc>
          <w:tcPr>
            <w:tcW w:w="6320" w:type="dxa"/>
            <w:gridSpan w:val="2"/>
          </w:tcPr>
          <w:p w14:paraId="1B51A2D0">
            <w:pPr>
              <w:pStyle w:val="16"/>
            </w:pPr>
          </w:p>
        </w:tc>
      </w:tr>
      <w:tr w14:paraId="5100A1C4">
        <w:trPr>
          <w:trHeight w:val="440" w:hRule="atLeast"/>
        </w:trPr>
        <w:tc>
          <w:tcPr>
            <w:tcW w:w="580" w:type="dxa"/>
          </w:tcPr>
          <w:p w14:paraId="44922334">
            <w:pPr>
              <w:pStyle w:val="16"/>
            </w:pPr>
            <w:r>
              <w:rPr>
                <w:w w:val="99"/>
              </w:rPr>
              <w:t>2</w:t>
            </w:r>
          </w:p>
        </w:tc>
        <w:tc>
          <w:tcPr>
            <w:tcW w:w="795" w:type="dxa"/>
            <w:gridSpan w:val="2"/>
          </w:tcPr>
          <w:p w14:paraId="72008DE7">
            <w:pPr>
              <w:pStyle w:val="16"/>
            </w:pPr>
          </w:p>
        </w:tc>
        <w:tc>
          <w:tcPr>
            <w:tcW w:w="6320" w:type="dxa"/>
            <w:gridSpan w:val="2"/>
          </w:tcPr>
          <w:p w14:paraId="27E8E860">
            <w:pPr>
              <w:pStyle w:val="16"/>
            </w:pPr>
          </w:p>
        </w:tc>
      </w:tr>
      <w:tr w14:paraId="36A27BBD">
        <w:trPr>
          <w:trHeight w:val="449" w:hRule="atLeast"/>
        </w:trPr>
        <w:tc>
          <w:tcPr>
            <w:tcW w:w="580" w:type="dxa"/>
          </w:tcPr>
          <w:p w14:paraId="738AF711">
            <w:pPr>
              <w:pStyle w:val="16"/>
            </w:pPr>
            <w:r>
              <w:rPr>
                <w:w w:val="99"/>
              </w:rPr>
              <w:t>3</w:t>
            </w:r>
          </w:p>
        </w:tc>
        <w:tc>
          <w:tcPr>
            <w:tcW w:w="795" w:type="dxa"/>
            <w:gridSpan w:val="2"/>
          </w:tcPr>
          <w:p w14:paraId="4C99792B">
            <w:pPr>
              <w:pStyle w:val="16"/>
            </w:pPr>
          </w:p>
        </w:tc>
        <w:tc>
          <w:tcPr>
            <w:tcW w:w="6320" w:type="dxa"/>
            <w:gridSpan w:val="2"/>
          </w:tcPr>
          <w:p w14:paraId="754FEA2F">
            <w:pPr>
              <w:pStyle w:val="16"/>
            </w:pPr>
          </w:p>
        </w:tc>
      </w:tr>
    </w:tbl>
    <w:p w14:paraId="535F2FD3">
      <w:pPr>
        <w:pStyle w:val="6"/>
        <w:spacing w:before="113"/>
        <w:ind w:left="122"/>
      </w:pPr>
      <w:r>
        <w:t>备注：维护后填写时间</w:t>
      </w:r>
    </w:p>
    <w:p w14:paraId="76D0FAB0">
      <w:pPr>
        <w:rPr>
          <w:rPrChange w:id="476" w:author="孙凯" w:date="2024-02-29T16:31:00Z">
            <w:rPr/>
          </w:rPrChange>
        </w:rPr>
        <w:sectPr>
          <w:footerReference r:id="rId9" w:type="default"/>
          <w:footerReference r:id="rId10" w:type="even"/>
          <w:pgSz w:w="11910" w:h="16840"/>
          <w:pgMar w:top="1440" w:right="1800" w:bottom="1440" w:left="1800" w:header="0" w:footer="1027" w:gutter="0"/>
          <w:pgNumType w:start="108"/>
          <w:cols w:space="720" w:num="1"/>
        </w:sectPr>
      </w:pPr>
    </w:p>
    <w:p w14:paraId="1CD74E17">
      <w:pPr>
        <w:pStyle w:val="6"/>
        <w:spacing w:before="77"/>
        <w:ind w:left="220"/>
      </w:pPr>
      <w:r>
        <w:rPr>
          <w:rFonts w:hint="eastAsia"/>
        </w:rPr>
        <w:t>附件 6</w:t>
      </w:r>
    </w:p>
    <w:p w14:paraId="1C89A00A">
      <w:pPr>
        <w:pStyle w:val="6"/>
        <w:spacing w:before="2"/>
        <w:rPr>
          <w:rFonts w:ascii="Times New Roman"/>
          <w:sz w:val="32"/>
        </w:rPr>
      </w:pPr>
    </w:p>
    <w:p w14:paraId="562770DD">
      <w:pPr>
        <w:pStyle w:val="2"/>
      </w:pPr>
      <w:del w:id="477" w:author="ZZY [2]" w:date="2024-03-13T14:14:49Z">
        <w:r>
          <w:rPr>
            <w:rFonts w:hint="eastAsia"/>
          </w:rPr>
          <w:delText>收费</w:delText>
        </w:r>
      </w:del>
      <w:del w:id="478" w:author="ZZY [2]" w:date="2024-03-13T14:14:48Z">
        <w:r>
          <w:rPr>
            <w:rFonts w:hint="eastAsia"/>
          </w:rPr>
          <w:delText>所</w:delText>
        </w:r>
      </w:del>
      <w:r>
        <w:rPr>
          <w:rFonts w:hint="eastAsia"/>
        </w:rPr>
        <w:t>供配电检查周记录表</w:t>
      </w:r>
    </w:p>
    <w:p w14:paraId="25599B09">
      <w:pPr>
        <w:pStyle w:val="6"/>
        <w:tabs>
          <w:tab w:val="left" w:pos="9579"/>
          <w:tab w:val="left" w:pos="11259"/>
          <w:tab w:val="left" w:pos="11979"/>
          <w:tab w:val="left" w:pos="12699"/>
          <w:tab w:val="left" w:pos="13659"/>
        </w:tabs>
        <w:spacing w:before="77" w:after="20"/>
        <w:ind w:left="220"/>
      </w:pPr>
      <w:r>
        <w:t>单位：</w:t>
      </w:r>
      <w:r>
        <w:tab/>
      </w:r>
      <w:r>
        <w:t>维护时间：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年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月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日—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日</w:t>
      </w:r>
    </w:p>
    <w:tbl>
      <w:tblPr>
        <w:tblStyle w:val="12"/>
        <w:tblW w:w="14221" w:type="dxa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5"/>
        <w:gridCol w:w="1092"/>
        <w:gridCol w:w="420"/>
        <w:gridCol w:w="420"/>
        <w:gridCol w:w="420"/>
        <w:gridCol w:w="473"/>
        <w:gridCol w:w="1145"/>
        <w:gridCol w:w="1341"/>
        <w:gridCol w:w="1340"/>
        <w:gridCol w:w="1340"/>
        <w:gridCol w:w="654"/>
        <w:gridCol w:w="420"/>
        <w:gridCol w:w="266"/>
        <w:gridCol w:w="206"/>
        <w:gridCol w:w="1134"/>
        <w:gridCol w:w="1341"/>
        <w:gridCol w:w="1414"/>
      </w:tblGrid>
      <w:tr w14:paraId="4411C3A0">
        <w:trPr>
          <w:trHeight w:val="461" w:hRule="atLeast"/>
        </w:trPr>
        <w:tc>
          <w:tcPr>
            <w:tcW w:w="795" w:type="dxa"/>
          </w:tcPr>
          <w:p w14:paraId="0B303375">
            <w:pPr>
              <w:pStyle w:val="16"/>
            </w:pPr>
            <w:r>
              <w:rPr>
                <w:rFonts w:hint="eastAsia"/>
              </w:rPr>
              <w:t>序号</w:t>
            </w:r>
          </w:p>
        </w:tc>
        <w:tc>
          <w:tcPr>
            <w:tcW w:w="1092" w:type="dxa"/>
            <w:tcBorders>
              <w:right w:val="nil"/>
            </w:tcBorders>
          </w:tcPr>
          <w:p w14:paraId="593EDFBB">
            <w:pPr>
              <w:pStyle w:val="16"/>
            </w:pPr>
            <w:r>
              <w:rPr>
                <w:rFonts w:hint="eastAsia"/>
                <w:w w:val="99"/>
              </w:rPr>
              <w:t>维</w:t>
            </w:r>
          </w:p>
        </w:tc>
        <w:tc>
          <w:tcPr>
            <w:tcW w:w="420" w:type="dxa"/>
            <w:tcBorders>
              <w:left w:val="nil"/>
              <w:right w:val="nil"/>
            </w:tcBorders>
          </w:tcPr>
          <w:p w14:paraId="54076AC0">
            <w:pPr>
              <w:pStyle w:val="16"/>
            </w:pPr>
            <w:r>
              <w:rPr>
                <w:rFonts w:hint="eastAsia"/>
                <w:w w:val="99"/>
              </w:rPr>
              <w:t>护</w:t>
            </w:r>
          </w:p>
        </w:tc>
        <w:tc>
          <w:tcPr>
            <w:tcW w:w="420" w:type="dxa"/>
            <w:tcBorders>
              <w:left w:val="nil"/>
              <w:right w:val="nil"/>
            </w:tcBorders>
          </w:tcPr>
          <w:p w14:paraId="5840091C">
            <w:pPr>
              <w:pStyle w:val="16"/>
            </w:pPr>
            <w:r>
              <w:rPr>
                <w:rFonts w:hint="eastAsia"/>
                <w:w w:val="99"/>
              </w:rPr>
              <w:t>检</w:t>
            </w:r>
          </w:p>
        </w:tc>
        <w:tc>
          <w:tcPr>
            <w:tcW w:w="420" w:type="dxa"/>
            <w:tcBorders>
              <w:left w:val="nil"/>
              <w:right w:val="nil"/>
            </w:tcBorders>
          </w:tcPr>
          <w:p w14:paraId="58F61F26">
            <w:pPr>
              <w:pStyle w:val="16"/>
            </w:pPr>
            <w:r>
              <w:rPr>
                <w:rFonts w:hint="eastAsia"/>
                <w:w w:val="99"/>
              </w:rPr>
              <w:t>查</w:t>
            </w:r>
          </w:p>
        </w:tc>
        <w:tc>
          <w:tcPr>
            <w:tcW w:w="473" w:type="dxa"/>
            <w:tcBorders>
              <w:left w:val="nil"/>
              <w:right w:val="nil"/>
            </w:tcBorders>
          </w:tcPr>
          <w:p w14:paraId="13D57B50">
            <w:pPr>
              <w:pStyle w:val="16"/>
            </w:pPr>
            <w:r>
              <w:rPr>
                <w:rFonts w:hint="eastAsia"/>
                <w:w w:val="99"/>
              </w:rPr>
              <w:t>内</w:t>
            </w:r>
          </w:p>
        </w:tc>
        <w:tc>
          <w:tcPr>
            <w:tcW w:w="1145" w:type="dxa"/>
            <w:tcBorders>
              <w:left w:val="nil"/>
            </w:tcBorders>
          </w:tcPr>
          <w:p w14:paraId="0D8D7D6C">
            <w:pPr>
              <w:pStyle w:val="16"/>
            </w:pPr>
            <w:r>
              <w:rPr>
                <w:rFonts w:hint="eastAsia"/>
                <w:w w:val="99"/>
              </w:rPr>
              <w:t>容</w:t>
            </w:r>
          </w:p>
        </w:tc>
        <w:tc>
          <w:tcPr>
            <w:tcW w:w="1341" w:type="dxa"/>
            <w:tcBorders>
              <w:right w:val="nil"/>
            </w:tcBorders>
          </w:tcPr>
          <w:p w14:paraId="6CE81C52">
            <w:pPr>
              <w:pStyle w:val="16"/>
            </w:pPr>
          </w:p>
        </w:tc>
        <w:tc>
          <w:tcPr>
            <w:tcW w:w="1340" w:type="dxa"/>
            <w:tcBorders>
              <w:left w:val="nil"/>
              <w:right w:val="nil"/>
            </w:tcBorders>
          </w:tcPr>
          <w:p w14:paraId="0218D6B0">
            <w:pPr>
              <w:pStyle w:val="16"/>
            </w:pPr>
          </w:p>
        </w:tc>
        <w:tc>
          <w:tcPr>
            <w:tcW w:w="1340" w:type="dxa"/>
            <w:tcBorders>
              <w:left w:val="nil"/>
              <w:right w:val="nil"/>
            </w:tcBorders>
          </w:tcPr>
          <w:p w14:paraId="1358CDAA">
            <w:pPr>
              <w:pStyle w:val="16"/>
            </w:pPr>
            <w:r>
              <w:rPr>
                <w:rFonts w:hint="eastAsia"/>
                <w:w w:val="99"/>
              </w:rPr>
              <w:t>维</w:t>
            </w:r>
          </w:p>
        </w:tc>
        <w:tc>
          <w:tcPr>
            <w:tcW w:w="654" w:type="dxa"/>
            <w:tcBorders>
              <w:left w:val="nil"/>
              <w:right w:val="nil"/>
            </w:tcBorders>
          </w:tcPr>
          <w:p w14:paraId="52A01352">
            <w:pPr>
              <w:pStyle w:val="16"/>
            </w:pPr>
            <w:r>
              <w:rPr>
                <w:rFonts w:hint="eastAsia"/>
              </w:rPr>
              <w:t>护 检</w:t>
            </w:r>
          </w:p>
        </w:tc>
        <w:tc>
          <w:tcPr>
            <w:tcW w:w="420" w:type="dxa"/>
            <w:tcBorders>
              <w:left w:val="nil"/>
              <w:right w:val="nil"/>
            </w:tcBorders>
          </w:tcPr>
          <w:p w14:paraId="7ED463F0">
            <w:pPr>
              <w:pStyle w:val="16"/>
            </w:pPr>
            <w:r>
              <w:rPr>
                <w:rFonts w:hint="eastAsia"/>
                <w:w w:val="99"/>
              </w:rPr>
              <w:t>查</w:t>
            </w:r>
          </w:p>
        </w:tc>
        <w:tc>
          <w:tcPr>
            <w:tcW w:w="472" w:type="dxa"/>
            <w:gridSpan w:val="2"/>
            <w:tcBorders>
              <w:left w:val="nil"/>
              <w:right w:val="nil"/>
            </w:tcBorders>
          </w:tcPr>
          <w:p w14:paraId="30A80C51">
            <w:pPr>
              <w:pStyle w:val="16"/>
            </w:pPr>
            <w:r>
              <w:rPr>
                <w:rFonts w:hint="eastAsia"/>
                <w:w w:val="99"/>
              </w:rPr>
              <w:t>情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5D03A909">
            <w:pPr>
              <w:pStyle w:val="16"/>
            </w:pPr>
            <w:r>
              <w:rPr>
                <w:rFonts w:hint="eastAsia"/>
                <w:w w:val="99"/>
              </w:rPr>
              <w:t>况</w:t>
            </w:r>
          </w:p>
        </w:tc>
        <w:tc>
          <w:tcPr>
            <w:tcW w:w="2755" w:type="dxa"/>
            <w:gridSpan w:val="2"/>
            <w:tcBorders>
              <w:left w:val="nil"/>
            </w:tcBorders>
          </w:tcPr>
          <w:p w14:paraId="6ACF3AF1">
            <w:pPr>
              <w:pStyle w:val="16"/>
            </w:pPr>
          </w:p>
        </w:tc>
      </w:tr>
      <w:tr w14:paraId="4C180572">
        <w:trPr>
          <w:trHeight w:val="440" w:hRule="atLeast"/>
        </w:trPr>
        <w:tc>
          <w:tcPr>
            <w:tcW w:w="795" w:type="dxa"/>
          </w:tcPr>
          <w:p w14:paraId="4034F6E6">
            <w:pPr>
              <w:pStyle w:val="16"/>
            </w:pPr>
            <w:r>
              <w:rPr>
                <w:rFonts w:hint="eastAsia"/>
                <w:w w:val="99"/>
              </w:rPr>
              <w:t>一</w:t>
            </w:r>
          </w:p>
        </w:tc>
        <w:tc>
          <w:tcPr>
            <w:tcW w:w="3970" w:type="dxa"/>
            <w:gridSpan w:val="6"/>
          </w:tcPr>
          <w:p w14:paraId="3772CF8D">
            <w:pPr>
              <w:pStyle w:val="16"/>
            </w:pPr>
            <w:r>
              <w:rPr>
                <w:rFonts w:hint="eastAsia"/>
              </w:rPr>
              <w:t>每日维护检查内容</w:t>
            </w:r>
          </w:p>
        </w:tc>
        <w:tc>
          <w:tcPr>
            <w:tcW w:w="1341" w:type="dxa"/>
          </w:tcPr>
          <w:p w14:paraId="555356DD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40" w:type="dxa"/>
          </w:tcPr>
          <w:p w14:paraId="263643A5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40" w:type="dxa"/>
          </w:tcPr>
          <w:p w14:paraId="4DFC0F0C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40" w:type="dxa"/>
            <w:gridSpan w:val="3"/>
          </w:tcPr>
          <w:p w14:paraId="029C5A52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40" w:type="dxa"/>
            <w:gridSpan w:val="2"/>
          </w:tcPr>
          <w:p w14:paraId="2AB2A722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341" w:type="dxa"/>
          </w:tcPr>
          <w:p w14:paraId="79FF55B1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  <w:tc>
          <w:tcPr>
            <w:tcW w:w="1414" w:type="dxa"/>
          </w:tcPr>
          <w:p w14:paraId="2B62BACE">
            <w:pPr>
              <w:pStyle w:val="16"/>
            </w:pPr>
            <w:r>
              <w:rPr>
                <w:rFonts w:hint="eastAsia"/>
                <w:w w:val="99"/>
              </w:rPr>
              <w:t>日</w:t>
            </w:r>
          </w:p>
        </w:tc>
      </w:tr>
      <w:tr w14:paraId="01CB7FF7">
        <w:trPr>
          <w:trHeight w:val="1320" w:hRule="atLeast"/>
        </w:trPr>
        <w:tc>
          <w:tcPr>
            <w:tcW w:w="795" w:type="dxa"/>
          </w:tcPr>
          <w:p w14:paraId="2D5D4A13">
            <w:pPr>
              <w:pStyle w:val="16"/>
            </w:pPr>
          </w:p>
          <w:p w14:paraId="3F467FA5">
            <w:pPr>
              <w:pStyle w:val="16"/>
            </w:pPr>
          </w:p>
          <w:p w14:paraId="62512E8E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3970" w:type="dxa"/>
            <w:gridSpan w:val="6"/>
          </w:tcPr>
          <w:p w14:paraId="53588286">
            <w:pPr>
              <w:pStyle w:val="16"/>
            </w:pPr>
            <w:r>
              <w:rPr>
                <w:rFonts w:hint="eastAsia"/>
                <w:spacing w:val="-2"/>
              </w:rPr>
              <w:t xml:space="preserve">每日检查低压配电装置的外部检查，表计 </w:t>
            </w:r>
            <w:r>
              <w:rPr>
                <w:rFonts w:hint="eastAsia"/>
                <w:w w:val="95"/>
              </w:rPr>
              <w:t xml:space="preserve">的指示、电缆接头、接地装置、负荷大小、  </w:t>
            </w:r>
            <w:r>
              <w:rPr>
                <w:rFonts w:hint="eastAsia"/>
              </w:rPr>
              <w:t>运行状态等。</w:t>
            </w:r>
          </w:p>
        </w:tc>
        <w:tc>
          <w:tcPr>
            <w:tcW w:w="1341" w:type="dxa"/>
          </w:tcPr>
          <w:p w14:paraId="306E6A24">
            <w:pPr>
              <w:pStyle w:val="16"/>
            </w:pPr>
          </w:p>
        </w:tc>
        <w:tc>
          <w:tcPr>
            <w:tcW w:w="1340" w:type="dxa"/>
          </w:tcPr>
          <w:p w14:paraId="4D9880EA">
            <w:pPr>
              <w:pStyle w:val="16"/>
            </w:pPr>
          </w:p>
        </w:tc>
        <w:tc>
          <w:tcPr>
            <w:tcW w:w="1340" w:type="dxa"/>
          </w:tcPr>
          <w:p w14:paraId="124ED6AB">
            <w:pPr>
              <w:pStyle w:val="16"/>
            </w:pPr>
          </w:p>
        </w:tc>
        <w:tc>
          <w:tcPr>
            <w:tcW w:w="1340" w:type="dxa"/>
            <w:gridSpan w:val="3"/>
          </w:tcPr>
          <w:p w14:paraId="469F2EF2">
            <w:pPr>
              <w:pStyle w:val="16"/>
            </w:pPr>
          </w:p>
        </w:tc>
        <w:tc>
          <w:tcPr>
            <w:tcW w:w="1340" w:type="dxa"/>
            <w:gridSpan w:val="2"/>
          </w:tcPr>
          <w:p w14:paraId="434838CE">
            <w:pPr>
              <w:pStyle w:val="16"/>
            </w:pPr>
          </w:p>
        </w:tc>
        <w:tc>
          <w:tcPr>
            <w:tcW w:w="1341" w:type="dxa"/>
          </w:tcPr>
          <w:p w14:paraId="57EB3092">
            <w:pPr>
              <w:pStyle w:val="16"/>
            </w:pPr>
          </w:p>
        </w:tc>
        <w:tc>
          <w:tcPr>
            <w:tcW w:w="1414" w:type="dxa"/>
          </w:tcPr>
          <w:p w14:paraId="67067C73">
            <w:pPr>
              <w:pStyle w:val="16"/>
            </w:pPr>
          </w:p>
        </w:tc>
      </w:tr>
      <w:tr w14:paraId="0A754027">
        <w:trPr>
          <w:trHeight w:val="540" w:hRule="atLeast"/>
        </w:trPr>
        <w:tc>
          <w:tcPr>
            <w:tcW w:w="4765" w:type="dxa"/>
            <w:gridSpan w:val="7"/>
          </w:tcPr>
          <w:p w14:paraId="6558BA64">
            <w:pPr>
              <w:pStyle w:val="16"/>
            </w:pPr>
          </w:p>
          <w:p w14:paraId="6793460F">
            <w:pPr>
              <w:pStyle w:val="16"/>
            </w:pPr>
            <w:r>
              <w:rPr>
                <w:rFonts w:hint="eastAsia"/>
              </w:rPr>
              <w:t>维护检查人</w:t>
            </w:r>
          </w:p>
        </w:tc>
        <w:tc>
          <w:tcPr>
            <w:tcW w:w="1341" w:type="dxa"/>
          </w:tcPr>
          <w:p w14:paraId="7F782365">
            <w:pPr>
              <w:pStyle w:val="16"/>
            </w:pPr>
          </w:p>
        </w:tc>
        <w:tc>
          <w:tcPr>
            <w:tcW w:w="1340" w:type="dxa"/>
          </w:tcPr>
          <w:p w14:paraId="500D34C8">
            <w:pPr>
              <w:pStyle w:val="16"/>
            </w:pPr>
          </w:p>
        </w:tc>
        <w:tc>
          <w:tcPr>
            <w:tcW w:w="1340" w:type="dxa"/>
          </w:tcPr>
          <w:p w14:paraId="3E4A8420">
            <w:pPr>
              <w:pStyle w:val="16"/>
            </w:pPr>
          </w:p>
        </w:tc>
        <w:tc>
          <w:tcPr>
            <w:tcW w:w="1340" w:type="dxa"/>
            <w:gridSpan w:val="3"/>
          </w:tcPr>
          <w:p w14:paraId="7322FD91">
            <w:pPr>
              <w:pStyle w:val="16"/>
            </w:pPr>
          </w:p>
        </w:tc>
        <w:tc>
          <w:tcPr>
            <w:tcW w:w="1340" w:type="dxa"/>
            <w:gridSpan w:val="2"/>
          </w:tcPr>
          <w:p w14:paraId="39ABD30C">
            <w:pPr>
              <w:pStyle w:val="16"/>
            </w:pPr>
          </w:p>
        </w:tc>
        <w:tc>
          <w:tcPr>
            <w:tcW w:w="1341" w:type="dxa"/>
          </w:tcPr>
          <w:p w14:paraId="55BB163F">
            <w:pPr>
              <w:pStyle w:val="16"/>
            </w:pPr>
          </w:p>
        </w:tc>
        <w:tc>
          <w:tcPr>
            <w:tcW w:w="1414" w:type="dxa"/>
          </w:tcPr>
          <w:p w14:paraId="6578C04C">
            <w:pPr>
              <w:pStyle w:val="16"/>
            </w:pPr>
          </w:p>
        </w:tc>
      </w:tr>
      <w:tr w14:paraId="159A93D8">
        <w:trPr>
          <w:trHeight w:val="440" w:hRule="atLeast"/>
        </w:trPr>
        <w:tc>
          <w:tcPr>
            <w:tcW w:w="795" w:type="dxa"/>
          </w:tcPr>
          <w:p w14:paraId="7B947938">
            <w:pPr>
              <w:pStyle w:val="16"/>
            </w:pPr>
            <w:r>
              <w:rPr>
                <w:rFonts w:hint="eastAsia"/>
                <w:w w:val="99"/>
              </w:rPr>
              <w:t>二</w:t>
            </w:r>
          </w:p>
        </w:tc>
        <w:tc>
          <w:tcPr>
            <w:tcW w:w="3970" w:type="dxa"/>
            <w:gridSpan w:val="6"/>
          </w:tcPr>
          <w:p w14:paraId="71D75E98">
            <w:pPr>
              <w:pStyle w:val="16"/>
            </w:pPr>
            <w:r>
              <w:rPr>
                <w:rFonts w:hint="eastAsia"/>
              </w:rPr>
              <w:t>每周维护检查内容</w:t>
            </w:r>
          </w:p>
        </w:tc>
        <w:tc>
          <w:tcPr>
            <w:tcW w:w="8042" w:type="dxa"/>
            <w:gridSpan w:val="9"/>
          </w:tcPr>
          <w:p w14:paraId="6ABD3B89">
            <w:pPr>
              <w:pStyle w:val="16"/>
            </w:pPr>
          </w:p>
        </w:tc>
        <w:tc>
          <w:tcPr>
            <w:tcW w:w="1414" w:type="dxa"/>
          </w:tcPr>
          <w:p w14:paraId="2D851F86">
            <w:pPr>
              <w:pStyle w:val="16"/>
            </w:pPr>
            <w:r>
              <w:rPr>
                <w:rFonts w:hint="eastAsia"/>
              </w:rPr>
              <w:t>维护检查人</w:t>
            </w:r>
          </w:p>
        </w:tc>
      </w:tr>
      <w:tr w14:paraId="419E03F5">
        <w:trPr>
          <w:trHeight w:val="1118" w:hRule="atLeast"/>
        </w:trPr>
        <w:tc>
          <w:tcPr>
            <w:tcW w:w="795" w:type="dxa"/>
          </w:tcPr>
          <w:p w14:paraId="394125DF">
            <w:pPr>
              <w:pStyle w:val="16"/>
            </w:pPr>
          </w:p>
          <w:p w14:paraId="24B4CC6D">
            <w:pPr>
              <w:pStyle w:val="16"/>
            </w:pPr>
          </w:p>
          <w:p w14:paraId="5C8C3997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3970" w:type="dxa"/>
            <w:gridSpan w:val="6"/>
          </w:tcPr>
          <w:p w14:paraId="03D211EC">
            <w:pPr>
              <w:pStyle w:val="16"/>
            </w:pPr>
            <w:r>
              <w:rPr>
                <w:rFonts w:hint="eastAsia"/>
              </w:rPr>
              <w:t>每周定期做好变电所和设备房清洁除尘</w:t>
            </w:r>
            <w:r>
              <w:rPr>
                <w:rFonts w:hint="eastAsia"/>
                <w:w w:val="95"/>
              </w:rPr>
              <w:t>工作；检查各类仪表等指数是否正常等。</w:t>
            </w:r>
          </w:p>
        </w:tc>
        <w:tc>
          <w:tcPr>
            <w:tcW w:w="9456" w:type="dxa"/>
            <w:gridSpan w:val="10"/>
          </w:tcPr>
          <w:p w14:paraId="31FEBCCD">
            <w:pPr>
              <w:pStyle w:val="16"/>
            </w:pPr>
          </w:p>
        </w:tc>
      </w:tr>
    </w:tbl>
    <w:p w14:paraId="12855B7A">
      <w:pPr>
        <w:rPr>
          <w:sz w:val="22"/>
          <w:rPrChange w:id="479" w:author="孙凯" w:date="2024-02-29T16:31:00Z">
            <w:rPr>
              <w:sz w:val="22"/>
            </w:rPr>
          </w:rPrChange>
        </w:rPr>
        <w:sectPr>
          <w:pgSz w:w="16840" w:h="11910" w:orient="landscape"/>
          <w:pgMar w:top="1440" w:right="1800" w:bottom="1440" w:left="1800" w:header="0" w:footer="947" w:gutter="0"/>
          <w:cols w:space="720" w:num="1"/>
        </w:sectPr>
      </w:pPr>
    </w:p>
    <w:p w14:paraId="6BFF1F3F">
      <w:pPr>
        <w:pStyle w:val="6"/>
        <w:spacing w:before="55"/>
        <w:ind w:left="222"/>
        <w:rPr>
          <w:lang w:val="en-US"/>
        </w:rPr>
      </w:pPr>
      <w:r>
        <w:rPr>
          <w:rFonts w:hint="eastAsia"/>
        </w:rPr>
        <w:t>附件</w:t>
      </w:r>
      <w:r>
        <w:rPr>
          <w:rFonts w:hint="eastAsia"/>
          <w:lang w:val="en-US"/>
        </w:rPr>
        <w:t>7</w:t>
      </w:r>
    </w:p>
    <w:p w14:paraId="43EF0D8F">
      <w:pPr>
        <w:pStyle w:val="6"/>
        <w:rPr>
          <w:rFonts w:ascii="Times New Roman"/>
          <w:sz w:val="26"/>
        </w:rPr>
      </w:pPr>
    </w:p>
    <w:p w14:paraId="457EC4DD">
      <w:pPr>
        <w:pStyle w:val="2"/>
      </w:pPr>
      <w:del w:id="480" w:author="ZZY [2]" w:date="2024-03-13T14:14:53Z">
        <w:r>
          <w:rPr>
            <w:rFonts w:hint="eastAsia"/>
            <w:w w:val="95"/>
          </w:rPr>
          <w:delText>收费所</w:delText>
        </w:r>
      </w:del>
      <w:r>
        <w:rPr>
          <w:rFonts w:hint="eastAsia"/>
          <w:w w:val="95"/>
        </w:rPr>
        <w:t>供电系统维护检查月</w:t>
      </w:r>
      <w:r>
        <w:rPr>
          <w:rFonts w:hint="eastAsia"/>
        </w:rPr>
        <w:t>记录表</w:t>
      </w:r>
    </w:p>
    <w:p w14:paraId="00E069B0">
      <w:pPr>
        <w:pStyle w:val="6"/>
        <w:tabs>
          <w:tab w:val="left" w:pos="2509"/>
          <w:tab w:val="left" w:pos="5996"/>
          <w:tab w:val="left" w:pos="7563"/>
          <w:tab w:val="left" w:pos="8283"/>
        </w:tabs>
        <w:spacing w:before="105" w:after="20"/>
        <w:ind w:left="222"/>
      </w:pPr>
      <w:r>
        <w:t>单位：</w:t>
      </w:r>
      <w:r>
        <w:tab/>
      </w:r>
      <w:r>
        <w:t>维护检查人：</w:t>
      </w:r>
      <w:r>
        <w:tab/>
      </w:r>
      <w:r>
        <w:t>维护时间：</w:t>
      </w:r>
      <w:r>
        <w:tab/>
      </w:r>
      <w:r>
        <w:t>年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月</w:t>
      </w:r>
    </w:p>
    <w:tbl>
      <w:tblPr>
        <w:tblStyle w:val="12"/>
        <w:tblW w:w="7655" w:type="dxa"/>
        <w:tblInd w:w="5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3387"/>
        <w:gridCol w:w="1875"/>
        <w:gridCol w:w="1658"/>
      </w:tblGrid>
      <w:tr w14:paraId="4558404C">
        <w:trPr>
          <w:trHeight w:val="460" w:hRule="atLeast"/>
        </w:trPr>
        <w:tc>
          <w:tcPr>
            <w:tcW w:w="735" w:type="dxa"/>
          </w:tcPr>
          <w:p w14:paraId="6403784C">
            <w:pPr>
              <w:pStyle w:val="16"/>
            </w:pPr>
            <w:r>
              <w:rPr>
                <w:rFonts w:hint="eastAsia"/>
              </w:rPr>
              <w:t>序号</w:t>
            </w:r>
          </w:p>
        </w:tc>
        <w:tc>
          <w:tcPr>
            <w:tcW w:w="3387" w:type="dxa"/>
          </w:tcPr>
          <w:p w14:paraId="211F5F0E">
            <w:pPr>
              <w:pStyle w:val="16"/>
            </w:pPr>
            <w:r>
              <w:rPr>
                <w:rFonts w:hint="eastAsia"/>
              </w:rPr>
              <w:t>每月维护检查内容</w:t>
            </w:r>
          </w:p>
        </w:tc>
        <w:tc>
          <w:tcPr>
            <w:tcW w:w="3533" w:type="dxa"/>
            <w:gridSpan w:val="2"/>
          </w:tcPr>
          <w:p w14:paraId="6A9BD71E">
            <w:pPr>
              <w:pStyle w:val="16"/>
            </w:pPr>
            <w:r>
              <w:rPr>
                <w:rFonts w:hint="eastAsia"/>
              </w:rPr>
              <w:t>维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检</w:t>
            </w:r>
            <w:r>
              <w:rPr>
                <w:rFonts w:hint="eastAsia"/>
                <w:spacing w:val="1"/>
              </w:rPr>
              <w:t xml:space="preserve"> </w:t>
            </w:r>
            <w:r>
              <w:rPr>
                <w:rFonts w:hint="eastAsia"/>
              </w:rPr>
              <w:t>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情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况</w:t>
            </w:r>
          </w:p>
        </w:tc>
      </w:tr>
      <w:tr w14:paraId="364B71E5">
        <w:trPr>
          <w:trHeight w:val="1290" w:hRule="atLeast"/>
        </w:trPr>
        <w:tc>
          <w:tcPr>
            <w:tcW w:w="735" w:type="dxa"/>
            <w:vMerge w:val="restart"/>
          </w:tcPr>
          <w:p w14:paraId="36558E22">
            <w:pPr>
              <w:pStyle w:val="16"/>
            </w:pPr>
          </w:p>
          <w:p w14:paraId="275A8922">
            <w:pPr>
              <w:pStyle w:val="16"/>
            </w:pPr>
          </w:p>
          <w:p w14:paraId="501A76CC">
            <w:pPr>
              <w:pStyle w:val="16"/>
            </w:pPr>
          </w:p>
          <w:p w14:paraId="38D2975F">
            <w:pPr>
              <w:pStyle w:val="16"/>
            </w:pPr>
          </w:p>
          <w:p w14:paraId="2CAFD69D">
            <w:pPr>
              <w:pStyle w:val="16"/>
            </w:pPr>
          </w:p>
          <w:p w14:paraId="391CDB7E">
            <w:pPr>
              <w:pStyle w:val="16"/>
            </w:pPr>
            <w:r>
              <w:rPr>
                <w:w w:val="99"/>
              </w:rPr>
              <w:t>1</w:t>
            </w:r>
          </w:p>
        </w:tc>
        <w:tc>
          <w:tcPr>
            <w:tcW w:w="3387" w:type="dxa"/>
            <w:vMerge w:val="restart"/>
          </w:tcPr>
          <w:p w14:paraId="534FE8B1">
            <w:pPr>
              <w:pStyle w:val="16"/>
            </w:pPr>
          </w:p>
          <w:p w14:paraId="490FCC41">
            <w:pPr>
              <w:pStyle w:val="16"/>
            </w:pPr>
          </w:p>
          <w:p w14:paraId="5C85AB5E">
            <w:pPr>
              <w:pStyle w:val="16"/>
            </w:pPr>
          </w:p>
          <w:p w14:paraId="702902B2">
            <w:pPr>
              <w:pStyle w:val="16"/>
            </w:pPr>
            <w:r>
              <w:rPr>
                <w:rFonts w:hint="eastAsia"/>
                <w:spacing w:val="-5"/>
              </w:rPr>
              <w:t xml:space="preserve">每月定期启动发电机组 </w:t>
            </w:r>
            <w:r>
              <w:rPr>
                <w:rFonts w:ascii="Times New Roman" w:eastAsia="Times New Roman"/>
              </w:rPr>
              <w:t xml:space="preserve">2 </w:t>
            </w:r>
            <w:r>
              <w:rPr>
                <w:rFonts w:hint="eastAsia"/>
                <w:spacing w:val="-3"/>
              </w:rPr>
              <w:t>次，观察</w:t>
            </w:r>
            <w:r>
              <w:rPr>
                <w:rFonts w:hint="eastAsia"/>
              </w:rPr>
              <w:t>机组油压力、水温、电压、频率、转速及各仪表指示是否正常完好。</w:t>
            </w:r>
          </w:p>
        </w:tc>
        <w:tc>
          <w:tcPr>
            <w:tcW w:w="1875" w:type="dxa"/>
          </w:tcPr>
          <w:p w14:paraId="08BAE6BA">
            <w:pPr>
              <w:pStyle w:val="16"/>
            </w:pPr>
          </w:p>
          <w:p w14:paraId="05F07402">
            <w:pPr>
              <w:pStyle w:val="16"/>
            </w:pPr>
          </w:p>
          <w:p w14:paraId="0FC181F1">
            <w:pPr>
              <w:pStyle w:val="16"/>
            </w:pPr>
            <w:r>
              <w:rPr>
                <w:rFonts w:hint="eastAsia"/>
              </w:rPr>
              <w:t>时间：</w:t>
            </w:r>
          </w:p>
        </w:tc>
        <w:tc>
          <w:tcPr>
            <w:tcW w:w="1658" w:type="dxa"/>
          </w:tcPr>
          <w:p w14:paraId="1FB38052">
            <w:pPr>
              <w:pStyle w:val="16"/>
            </w:pPr>
          </w:p>
        </w:tc>
      </w:tr>
      <w:tr w14:paraId="282F334E">
        <w:trPr>
          <w:trHeight w:val="1525" w:hRule="atLeast"/>
        </w:trPr>
        <w:tc>
          <w:tcPr>
            <w:tcW w:w="735" w:type="dxa"/>
            <w:vMerge w:val="continue"/>
            <w:tcBorders>
              <w:top w:val="nil"/>
            </w:tcBorders>
          </w:tcPr>
          <w:p w14:paraId="0D7CB18C">
            <w:pPr>
              <w:rPr>
                <w:sz w:val="2"/>
                <w:szCs w:val="2"/>
              </w:rPr>
            </w:pPr>
          </w:p>
        </w:tc>
        <w:tc>
          <w:tcPr>
            <w:tcW w:w="3387" w:type="dxa"/>
            <w:vMerge w:val="continue"/>
            <w:tcBorders>
              <w:top w:val="nil"/>
            </w:tcBorders>
          </w:tcPr>
          <w:p w14:paraId="1BA17B1B"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</w:tcPr>
          <w:p w14:paraId="67A80A11">
            <w:pPr>
              <w:pStyle w:val="16"/>
            </w:pPr>
          </w:p>
          <w:p w14:paraId="6F5196F7">
            <w:pPr>
              <w:pStyle w:val="16"/>
            </w:pPr>
          </w:p>
          <w:p w14:paraId="07CCAAFD">
            <w:pPr>
              <w:pStyle w:val="16"/>
            </w:pPr>
            <w:r>
              <w:rPr>
                <w:rFonts w:hint="eastAsia"/>
              </w:rPr>
              <w:t>时间：</w:t>
            </w:r>
          </w:p>
        </w:tc>
        <w:tc>
          <w:tcPr>
            <w:tcW w:w="1658" w:type="dxa"/>
          </w:tcPr>
          <w:p w14:paraId="2DD63311">
            <w:pPr>
              <w:pStyle w:val="16"/>
            </w:pPr>
          </w:p>
        </w:tc>
      </w:tr>
      <w:tr w14:paraId="5AD89DAA">
        <w:trPr>
          <w:trHeight w:val="881" w:hRule="atLeast"/>
        </w:trPr>
        <w:tc>
          <w:tcPr>
            <w:tcW w:w="735" w:type="dxa"/>
          </w:tcPr>
          <w:p w14:paraId="2EDABEB3">
            <w:pPr>
              <w:pStyle w:val="16"/>
            </w:pPr>
          </w:p>
          <w:p w14:paraId="1049219E">
            <w:pPr>
              <w:pStyle w:val="16"/>
            </w:pPr>
            <w:r>
              <w:rPr>
                <w:w w:val="99"/>
              </w:rPr>
              <w:t>2</w:t>
            </w:r>
          </w:p>
        </w:tc>
        <w:tc>
          <w:tcPr>
            <w:tcW w:w="3387" w:type="dxa"/>
          </w:tcPr>
          <w:p w14:paraId="7D24374D">
            <w:pPr>
              <w:pStyle w:val="16"/>
            </w:pPr>
            <w:r>
              <w:rPr>
                <w:rFonts w:hint="eastAsia"/>
              </w:rPr>
              <w:t>每月定期检查操作电压系统（直流屏）是否正常。</w:t>
            </w:r>
          </w:p>
        </w:tc>
        <w:tc>
          <w:tcPr>
            <w:tcW w:w="3533" w:type="dxa"/>
            <w:gridSpan w:val="2"/>
          </w:tcPr>
          <w:p w14:paraId="0D7CE6AE">
            <w:pPr>
              <w:pStyle w:val="16"/>
            </w:pPr>
          </w:p>
        </w:tc>
      </w:tr>
      <w:tr w14:paraId="11C50EFB">
        <w:trPr>
          <w:trHeight w:val="2200" w:hRule="atLeast"/>
        </w:trPr>
        <w:tc>
          <w:tcPr>
            <w:tcW w:w="735" w:type="dxa"/>
          </w:tcPr>
          <w:p w14:paraId="376373B3">
            <w:pPr>
              <w:pStyle w:val="16"/>
            </w:pPr>
          </w:p>
          <w:p w14:paraId="03DA5105">
            <w:pPr>
              <w:pStyle w:val="16"/>
            </w:pPr>
          </w:p>
          <w:p w14:paraId="2C26A0F5">
            <w:pPr>
              <w:pStyle w:val="16"/>
            </w:pPr>
          </w:p>
          <w:p w14:paraId="66DA585F">
            <w:pPr>
              <w:pStyle w:val="16"/>
            </w:pPr>
            <w:r>
              <w:rPr>
                <w:w w:val="99"/>
              </w:rPr>
              <w:t>3</w:t>
            </w:r>
          </w:p>
        </w:tc>
        <w:tc>
          <w:tcPr>
            <w:tcW w:w="3387" w:type="dxa"/>
          </w:tcPr>
          <w:p w14:paraId="4B511104">
            <w:pPr>
              <w:pStyle w:val="16"/>
            </w:pPr>
            <w:r>
              <w:rPr>
                <w:rFonts w:hint="eastAsia"/>
              </w:rPr>
              <w:t>每月定期检查高压配电室的门窗应完整且开闭灵活，屋顶无漏雨现象， 屋墙无渗水、潮湿、显碱现象，其他建筑设施应正常无损，屋外道路</w:t>
            </w:r>
          </w:p>
          <w:p w14:paraId="7AE9A40B">
            <w:pPr>
              <w:pStyle w:val="16"/>
            </w:pPr>
            <w:r>
              <w:rPr>
                <w:rFonts w:hint="eastAsia"/>
              </w:rPr>
              <w:t>正常畅通，电缆沟盖板齐全。</w:t>
            </w:r>
          </w:p>
        </w:tc>
        <w:tc>
          <w:tcPr>
            <w:tcW w:w="3533" w:type="dxa"/>
            <w:gridSpan w:val="2"/>
          </w:tcPr>
          <w:p w14:paraId="7A1D1CC1">
            <w:pPr>
              <w:pStyle w:val="16"/>
            </w:pPr>
          </w:p>
        </w:tc>
      </w:tr>
      <w:tr w14:paraId="0C4E7864">
        <w:trPr>
          <w:trHeight w:val="880" w:hRule="atLeast"/>
        </w:trPr>
        <w:tc>
          <w:tcPr>
            <w:tcW w:w="735" w:type="dxa"/>
          </w:tcPr>
          <w:p w14:paraId="09A445CA">
            <w:pPr>
              <w:pStyle w:val="16"/>
            </w:pPr>
          </w:p>
          <w:p w14:paraId="11E4C775">
            <w:pPr>
              <w:pStyle w:val="16"/>
            </w:pPr>
            <w:r>
              <w:rPr>
                <w:w w:val="99"/>
              </w:rPr>
              <w:t>4</w:t>
            </w:r>
          </w:p>
        </w:tc>
        <w:tc>
          <w:tcPr>
            <w:tcW w:w="3387" w:type="dxa"/>
          </w:tcPr>
          <w:p w14:paraId="266C063B">
            <w:pPr>
              <w:pStyle w:val="16"/>
            </w:pPr>
            <w:r>
              <w:rPr>
                <w:rFonts w:hint="eastAsia"/>
                <w:w w:val="95"/>
              </w:rPr>
              <w:t>每月定期检查检查高压系统及设备</w:t>
            </w:r>
            <w:r>
              <w:rPr>
                <w:rFonts w:hint="eastAsia"/>
              </w:rPr>
              <w:t>有无异响或振动。</w:t>
            </w:r>
          </w:p>
        </w:tc>
        <w:tc>
          <w:tcPr>
            <w:tcW w:w="3533" w:type="dxa"/>
            <w:gridSpan w:val="2"/>
          </w:tcPr>
          <w:p w14:paraId="5B4C4790">
            <w:pPr>
              <w:pStyle w:val="16"/>
            </w:pPr>
          </w:p>
        </w:tc>
      </w:tr>
      <w:tr w14:paraId="29D887F3">
        <w:trPr>
          <w:trHeight w:val="1031" w:hRule="atLeast"/>
        </w:trPr>
        <w:tc>
          <w:tcPr>
            <w:tcW w:w="735" w:type="dxa"/>
          </w:tcPr>
          <w:p w14:paraId="5BAD5238">
            <w:pPr>
              <w:pStyle w:val="16"/>
            </w:pPr>
          </w:p>
          <w:p w14:paraId="72834E5F">
            <w:pPr>
              <w:pStyle w:val="16"/>
            </w:pPr>
            <w:r>
              <w:rPr>
                <w:w w:val="99"/>
              </w:rPr>
              <w:t>5</w:t>
            </w:r>
          </w:p>
        </w:tc>
        <w:tc>
          <w:tcPr>
            <w:tcW w:w="3387" w:type="dxa"/>
          </w:tcPr>
          <w:p w14:paraId="5BE89255">
            <w:pPr>
              <w:pStyle w:val="16"/>
            </w:pPr>
            <w:r>
              <w:rPr>
                <w:rFonts w:hint="eastAsia"/>
              </w:rPr>
              <w:t>每月定期检查检查变压器有无渗漏</w:t>
            </w:r>
          </w:p>
          <w:p w14:paraId="1E222A69">
            <w:pPr>
              <w:pStyle w:val="16"/>
            </w:pPr>
            <w:r>
              <w:rPr>
                <w:rFonts w:hint="eastAsia"/>
              </w:rPr>
              <w:t>油现象。</w:t>
            </w:r>
          </w:p>
        </w:tc>
        <w:tc>
          <w:tcPr>
            <w:tcW w:w="3533" w:type="dxa"/>
            <w:gridSpan w:val="2"/>
          </w:tcPr>
          <w:p w14:paraId="70C866F2">
            <w:pPr>
              <w:pStyle w:val="16"/>
            </w:pPr>
          </w:p>
        </w:tc>
      </w:tr>
      <w:tr w14:paraId="401B439D">
        <w:trPr>
          <w:trHeight w:val="1020" w:hRule="atLeast"/>
        </w:trPr>
        <w:tc>
          <w:tcPr>
            <w:tcW w:w="735" w:type="dxa"/>
          </w:tcPr>
          <w:p w14:paraId="2E5F0587">
            <w:pPr>
              <w:pStyle w:val="16"/>
            </w:pPr>
          </w:p>
          <w:p w14:paraId="7044509B">
            <w:pPr>
              <w:pStyle w:val="16"/>
            </w:pPr>
            <w:r>
              <w:rPr>
                <w:w w:val="99"/>
              </w:rPr>
              <w:t>6</w:t>
            </w:r>
          </w:p>
        </w:tc>
        <w:tc>
          <w:tcPr>
            <w:tcW w:w="3387" w:type="dxa"/>
          </w:tcPr>
          <w:p w14:paraId="71FA1070">
            <w:pPr>
              <w:pStyle w:val="16"/>
            </w:pPr>
            <w:r>
              <w:rPr>
                <w:rFonts w:hint="eastAsia"/>
                <w:w w:val="95"/>
              </w:rPr>
              <w:t>每月定期检查检查变压器铭牌及其</w:t>
            </w:r>
            <w:r>
              <w:rPr>
                <w:rFonts w:hint="eastAsia"/>
              </w:rPr>
              <w:t>它标志是否完好。</w:t>
            </w:r>
          </w:p>
        </w:tc>
        <w:tc>
          <w:tcPr>
            <w:tcW w:w="3533" w:type="dxa"/>
            <w:gridSpan w:val="2"/>
          </w:tcPr>
          <w:p w14:paraId="6692239D">
            <w:pPr>
              <w:pStyle w:val="16"/>
            </w:pPr>
          </w:p>
        </w:tc>
      </w:tr>
      <w:tr w14:paraId="3AF51858">
        <w:trPr>
          <w:trHeight w:val="1123" w:hRule="atLeast"/>
        </w:trPr>
        <w:tc>
          <w:tcPr>
            <w:tcW w:w="735" w:type="dxa"/>
          </w:tcPr>
          <w:p w14:paraId="4B69FFAE">
            <w:pPr>
              <w:pStyle w:val="16"/>
            </w:pPr>
          </w:p>
          <w:p w14:paraId="6FB85FD9">
            <w:pPr>
              <w:pStyle w:val="16"/>
            </w:pPr>
          </w:p>
          <w:p w14:paraId="5346D622">
            <w:pPr>
              <w:pStyle w:val="16"/>
            </w:pPr>
            <w:r>
              <w:rPr>
                <w:w w:val="99"/>
              </w:rPr>
              <w:t>7</w:t>
            </w:r>
          </w:p>
        </w:tc>
        <w:tc>
          <w:tcPr>
            <w:tcW w:w="3387" w:type="dxa"/>
          </w:tcPr>
          <w:p w14:paraId="6E1147A7">
            <w:pPr>
              <w:pStyle w:val="16"/>
            </w:pPr>
            <w:r>
              <w:rPr>
                <w:rFonts w:hint="eastAsia"/>
                <w:w w:val="95"/>
              </w:rPr>
              <w:t>每月定期检查检查高压和低压引线</w:t>
            </w:r>
            <w:r>
              <w:rPr>
                <w:rFonts w:hint="eastAsia"/>
              </w:rPr>
              <w:t>的各连接部位有无过热变色。</w:t>
            </w:r>
          </w:p>
        </w:tc>
        <w:tc>
          <w:tcPr>
            <w:tcW w:w="3533" w:type="dxa"/>
            <w:gridSpan w:val="2"/>
          </w:tcPr>
          <w:p w14:paraId="34C45903">
            <w:pPr>
              <w:pStyle w:val="16"/>
            </w:pPr>
          </w:p>
        </w:tc>
      </w:tr>
    </w:tbl>
    <w:p w14:paraId="758F6FAF">
      <w:pPr>
        <w:rPr>
          <w:sz w:val="22"/>
          <w:rPrChange w:id="481" w:author="孙凯" w:date="2024-02-29T16:31:00Z">
            <w:rPr>
              <w:sz w:val="22"/>
            </w:rPr>
          </w:rPrChange>
        </w:rPr>
        <w:sectPr>
          <w:footerReference r:id="rId11" w:type="default"/>
          <w:footerReference r:id="rId12" w:type="even"/>
          <w:pgSz w:w="11910" w:h="16840"/>
          <w:pgMar w:top="1440" w:right="1800" w:bottom="1440" w:left="1800" w:header="0" w:footer="1027" w:gutter="0"/>
          <w:pgNumType w:start="110"/>
          <w:cols w:space="720" w:num="1"/>
        </w:sectPr>
      </w:pPr>
    </w:p>
    <w:tbl>
      <w:tblPr>
        <w:tblStyle w:val="12"/>
        <w:tblW w:w="7655" w:type="dxa"/>
        <w:tblInd w:w="5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3387"/>
        <w:gridCol w:w="3533"/>
      </w:tblGrid>
      <w:tr w14:paraId="2E5E890F">
        <w:trPr>
          <w:trHeight w:val="1320" w:hRule="atLeast"/>
        </w:trPr>
        <w:tc>
          <w:tcPr>
            <w:tcW w:w="735" w:type="dxa"/>
          </w:tcPr>
          <w:p w14:paraId="2B00DDE5">
            <w:pPr>
              <w:pStyle w:val="16"/>
            </w:pPr>
          </w:p>
          <w:p w14:paraId="3484051D">
            <w:pPr>
              <w:pStyle w:val="16"/>
            </w:pPr>
          </w:p>
          <w:p w14:paraId="3EEDF934">
            <w:pPr>
              <w:pStyle w:val="16"/>
            </w:pPr>
            <w:r>
              <w:rPr>
                <w:w w:val="99"/>
              </w:rPr>
              <w:t>8</w:t>
            </w:r>
          </w:p>
        </w:tc>
        <w:tc>
          <w:tcPr>
            <w:tcW w:w="3387" w:type="dxa"/>
          </w:tcPr>
          <w:p w14:paraId="0CB12169">
            <w:pPr>
              <w:pStyle w:val="16"/>
            </w:pPr>
            <w:r>
              <w:rPr>
                <w:rFonts w:hint="eastAsia"/>
              </w:rPr>
              <w:t>每月定期检查检查变压器瓷管有无</w:t>
            </w:r>
          </w:p>
          <w:p w14:paraId="5969E6DE">
            <w:pPr>
              <w:pStyle w:val="16"/>
            </w:pPr>
            <w:r>
              <w:rPr>
                <w:rFonts w:hint="eastAsia"/>
              </w:rPr>
              <w:t>裂纹、掉瓷、闪烙、放电和脏污的现象。</w:t>
            </w:r>
          </w:p>
        </w:tc>
        <w:tc>
          <w:tcPr>
            <w:tcW w:w="3533" w:type="dxa"/>
          </w:tcPr>
          <w:p w14:paraId="3BDC9EB4">
            <w:pPr>
              <w:pStyle w:val="16"/>
            </w:pPr>
          </w:p>
        </w:tc>
      </w:tr>
      <w:tr w14:paraId="7DA4ACF3">
        <w:trPr>
          <w:trHeight w:val="880" w:hRule="atLeast"/>
        </w:trPr>
        <w:tc>
          <w:tcPr>
            <w:tcW w:w="735" w:type="dxa"/>
          </w:tcPr>
          <w:p w14:paraId="62F96EDB">
            <w:pPr>
              <w:pStyle w:val="16"/>
            </w:pPr>
          </w:p>
          <w:p w14:paraId="06176763">
            <w:pPr>
              <w:pStyle w:val="16"/>
            </w:pPr>
            <w:r>
              <w:rPr>
                <w:w w:val="99"/>
              </w:rPr>
              <w:t>9</w:t>
            </w:r>
          </w:p>
        </w:tc>
        <w:tc>
          <w:tcPr>
            <w:tcW w:w="3387" w:type="dxa"/>
          </w:tcPr>
          <w:p w14:paraId="2AA182C6">
            <w:pPr>
              <w:pStyle w:val="16"/>
            </w:pPr>
            <w:r>
              <w:rPr>
                <w:rFonts w:hint="eastAsia"/>
              </w:rPr>
              <w:t>每月定期检查检查变压器吸湿器中的吸湿剂是否已经饱和。</w:t>
            </w:r>
          </w:p>
        </w:tc>
        <w:tc>
          <w:tcPr>
            <w:tcW w:w="3533" w:type="dxa"/>
          </w:tcPr>
          <w:p w14:paraId="686CAC3E">
            <w:pPr>
              <w:pStyle w:val="16"/>
            </w:pPr>
          </w:p>
        </w:tc>
      </w:tr>
      <w:tr w14:paraId="7E19D576">
        <w:trPr>
          <w:trHeight w:val="879" w:hRule="atLeast"/>
        </w:trPr>
        <w:tc>
          <w:tcPr>
            <w:tcW w:w="735" w:type="dxa"/>
          </w:tcPr>
          <w:p w14:paraId="12EE3013">
            <w:pPr>
              <w:pStyle w:val="16"/>
            </w:pPr>
          </w:p>
          <w:p w14:paraId="0F24C9DB">
            <w:pPr>
              <w:pStyle w:val="16"/>
            </w:pPr>
            <w:r>
              <w:t>10</w:t>
            </w:r>
          </w:p>
        </w:tc>
        <w:tc>
          <w:tcPr>
            <w:tcW w:w="3387" w:type="dxa"/>
          </w:tcPr>
          <w:p w14:paraId="2AEF5C5C">
            <w:pPr>
              <w:pStyle w:val="16"/>
            </w:pPr>
            <w:r>
              <w:rPr>
                <w:rFonts w:hint="eastAsia"/>
                <w:w w:val="95"/>
              </w:rPr>
              <w:t>每月定期检查瓷绝缘子有无破损、</w:t>
            </w:r>
          </w:p>
          <w:p w14:paraId="2AAD3826">
            <w:pPr>
              <w:pStyle w:val="16"/>
            </w:pPr>
            <w:r>
              <w:rPr>
                <w:rFonts w:hint="eastAsia"/>
                <w:w w:val="95"/>
              </w:rPr>
              <w:t>裂纹、歪斜，母线卡子有无松脱。</w:t>
            </w:r>
          </w:p>
        </w:tc>
        <w:tc>
          <w:tcPr>
            <w:tcW w:w="3533" w:type="dxa"/>
          </w:tcPr>
          <w:p w14:paraId="03EBF154">
            <w:pPr>
              <w:pStyle w:val="16"/>
            </w:pPr>
          </w:p>
        </w:tc>
      </w:tr>
      <w:tr w14:paraId="1065DC50">
        <w:trPr>
          <w:trHeight w:val="1320" w:hRule="atLeast"/>
        </w:trPr>
        <w:tc>
          <w:tcPr>
            <w:tcW w:w="735" w:type="dxa"/>
          </w:tcPr>
          <w:p w14:paraId="14E0F1E0">
            <w:pPr>
              <w:pStyle w:val="16"/>
            </w:pPr>
          </w:p>
          <w:p w14:paraId="487ECD25">
            <w:pPr>
              <w:pStyle w:val="16"/>
            </w:pPr>
          </w:p>
          <w:p w14:paraId="1BC0EE01">
            <w:pPr>
              <w:pStyle w:val="16"/>
            </w:pPr>
            <w:r>
              <w:rPr>
                <w:w w:val="95"/>
              </w:rPr>
              <w:t>11</w:t>
            </w:r>
          </w:p>
        </w:tc>
        <w:tc>
          <w:tcPr>
            <w:tcW w:w="3387" w:type="dxa"/>
          </w:tcPr>
          <w:p w14:paraId="0B9D3D19">
            <w:pPr>
              <w:pStyle w:val="16"/>
            </w:pPr>
            <w:r>
              <w:rPr>
                <w:rFonts w:hint="eastAsia"/>
              </w:rPr>
              <w:t>每月定期检查装置的所在房间通风</w:t>
            </w:r>
          </w:p>
          <w:p w14:paraId="66F44AAB">
            <w:pPr>
              <w:pStyle w:val="16"/>
            </w:pPr>
            <w:r>
              <w:rPr>
                <w:rFonts w:hint="eastAsia"/>
              </w:rPr>
              <w:t>是否良好，温、湿度是否过高，门</w:t>
            </w:r>
            <w:r>
              <w:rPr>
                <w:rFonts w:hint="eastAsia"/>
                <w:spacing w:val="-9"/>
              </w:rPr>
              <w:t>窗是否完整，屋顶有无渗漏的痕迹。</w:t>
            </w:r>
          </w:p>
        </w:tc>
        <w:tc>
          <w:tcPr>
            <w:tcW w:w="3533" w:type="dxa"/>
          </w:tcPr>
          <w:p w14:paraId="40FA5FE8">
            <w:pPr>
              <w:pStyle w:val="16"/>
            </w:pPr>
          </w:p>
        </w:tc>
      </w:tr>
      <w:tr w14:paraId="0423F4EE">
        <w:trPr>
          <w:trHeight w:val="879" w:hRule="atLeast"/>
        </w:trPr>
        <w:tc>
          <w:tcPr>
            <w:tcW w:w="735" w:type="dxa"/>
          </w:tcPr>
          <w:p w14:paraId="421BC5A9">
            <w:pPr>
              <w:pStyle w:val="16"/>
            </w:pPr>
          </w:p>
          <w:p w14:paraId="46BC8B57">
            <w:pPr>
              <w:pStyle w:val="16"/>
            </w:pPr>
            <w:r>
              <w:t>12</w:t>
            </w:r>
          </w:p>
        </w:tc>
        <w:tc>
          <w:tcPr>
            <w:tcW w:w="3387" w:type="dxa"/>
          </w:tcPr>
          <w:p w14:paraId="4F20554D">
            <w:pPr>
              <w:pStyle w:val="16"/>
            </w:pPr>
            <w:r>
              <w:rPr>
                <w:rFonts w:hint="eastAsia"/>
              </w:rPr>
              <w:t>每月定期检查室内照明装置是否正</w:t>
            </w:r>
          </w:p>
          <w:p w14:paraId="1A4F7F07">
            <w:pPr>
              <w:pStyle w:val="16"/>
            </w:pPr>
            <w:r>
              <w:rPr>
                <w:rFonts w:hint="eastAsia"/>
              </w:rPr>
              <w:t>常，维护通道是否通畅。</w:t>
            </w:r>
          </w:p>
        </w:tc>
        <w:tc>
          <w:tcPr>
            <w:tcW w:w="3533" w:type="dxa"/>
          </w:tcPr>
          <w:p w14:paraId="504BDB9D">
            <w:pPr>
              <w:pStyle w:val="16"/>
            </w:pPr>
          </w:p>
        </w:tc>
      </w:tr>
      <w:tr w14:paraId="56F06B5C">
        <w:trPr>
          <w:trHeight w:val="1320" w:hRule="atLeast"/>
        </w:trPr>
        <w:tc>
          <w:tcPr>
            <w:tcW w:w="735" w:type="dxa"/>
          </w:tcPr>
          <w:p w14:paraId="794AD83C">
            <w:pPr>
              <w:pStyle w:val="16"/>
            </w:pPr>
          </w:p>
          <w:p w14:paraId="0334B713">
            <w:pPr>
              <w:pStyle w:val="16"/>
            </w:pPr>
          </w:p>
          <w:p w14:paraId="03A1F853">
            <w:pPr>
              <w:pStyle w:val="16"/>
            </w:pPr>
            <w:r>
              <w:t>13</w:t>
            </w:r>
          </w:p>
        </w:tc>
        <w:tc>
          <w:tcPr>
            <w:tcW w:w="3387" w:type="dxa"/>
          </w:tcPr>
          <w:p w14:paraId="0B2E7D2E">
            <w:pPr>
              <w:pStyle w:val="16"/>
            </w:pPr>
            <w:r>
              <w:rPr>
                <w:rFonts w:hint="eastAsia"/>
              </w:rPr>
              <w:t>每月定期检查检查开关室电缆沟的</w:t>
            </w:r>
          </w:p>
          <w:p w14:paraId="3905B7F1">
            <w:pPr>
              <w:pStyle w:val="16"/>
            </w:pPr>
            <w:r>
              <w:rPr>
                <w:rFonts w:hint="eastAsia"/>
                <w:w w:val="95"/>
              </w:rPr>
              <w:t>有没有破洞，有没有小动物在电气</w:t>
            </w:r>
            <w:r>
              <w:rPr>
                <w:rFonts w:hint="eastAsia"/>
              </w:rPr>
              <w:t>设备上活动。</w:t>
            </w:r>
          </w:p>
        </w:tc>
        <w:tc>
          <w:tcPr>
            <w:tcW w:w="3533" w:type="dxa"/>
          </w:tcPr>
          <w:p w14:paraId="0456E295">
            <w:pPr>
              <w:pStyle w:val="16"/>
            </w:pPr>
          </w:p>
        </w:tc>
      </w:tr>
      <w:tr w14:paraId="7FACF46E">
        <w:trPr>
          <w:trHeight w:val="880" w:hRule="atLeast"/>
        </w:trPr>
        <w:tc>
          <w:tcPr>
            <w:tcW w:w="735" w:type="dxa"/>
          </w:tcPr>
          <w:p w14:paraId="0D021557">
            <w:pPr>
              <w:pStyle w:val="16"/>
            </w:pPr>
          </w:p>
          <w:p w14:paraId="68D3937A">
            <w:pPr>
              <w:pStyle w:val="16"/>
            </w:pPr>
            <w:r>
              <w:rPr>
                <w:w w:val="95"/>
              </w:rPr>
              <w:t>14</w:t>
            </w:r>
          </w:p>
        </w:tc>
        <w:tc>
          <w:tcPr>
            <w:tcW w:w="3387" w:type="dxa"/>
          </w:tcPr>
          <w:p w14:paraId="08FCCF79">
            <w:pPr>
              <w:pStyle w:val="16"/>
            </w:pPr>
            <w:r>
              <w:rPr>
                <w:rFonts w:hint="eastAsia"/>
              </w:rPr>
              <w:t>每月定期检查变电所的消防器材应</w:t>
            </w:r>
          </w:p>
          <w:p w14:paraId="51B01925">
            <w:pPr>
              <w:pStyle w:val="16"/>
            </w:pPr>
            <w:r>
              <w:rPr>
                <w:rFonts w:hint="eastAsia"/>
              </w:rPr>
              <w:t>按规定配备、存放和定期检查。</w:t>
            </w:r>
          </w:p>
        </w:tc>
        <w:tc>
          <w:tcPr>
            <w:tcW w:w="3533" w:type="dxa"/>
          </w:tcPr>
          <w:p w14:paraId="2A49328B">
            <w:pPr>
              <w:pStyle w:val="16"/>
            </w:pPr>
          </w:p>
        </w:tc>
      </w:tr>
      <w:tr w14:paraId="28BB82EB">
        <w:trPr>
          <w:trHeight w:val="880" w:hRule="atLeast"/>
        </w:trPr>
        <w:tc>
          <w:tcPr>
            <w:tcW w:w="735" w:type="dxa"/>
          </w:tcPr>
          <w:p w14:paraId="40475C1E">
            <w:pPr>
              <w:pStyle w:val="16"/>
            </w:pPr>
          </w:p>
          <w:p w14:paraId="15E2E7C0">
            <w:pPr>
              <w:pStyle w:val="16"/>
            </w:pPr>
            <w:r>
              <w:rPr>
                <w:w w:val="95"/>
              </w:rPr>
              <w:t>11</w:t>
            </w:r>
          </w:p>
        </w:tc>
        <w:tc>
          <w:tcPr>
            <w:tcW w:w="3387" w:type="dxa"/>
          </w:tcPr>
          <w:p w14:paraId="0F2D7E98">
            <w:pPr>
              <w:pStyle w:val="16"/>
            </w:pPr>
            <w:r>
              <w:rPr>
                <w:rFonts w:hint="eastAsia"/>
              </w:rPr>
              <w:t>每月定期检查发电机房、发电机组</w:t>
            </w:r>
          </w:p>
          <w:p w14:paraId="3F928D39">
            <w:pPr>
              <w:pStyle w:val="16"/>
            </w:pPr>
            <w:r>
              <w:rPr>
                <w:rFonts w:hint="eastAsia"/>
              </w:rPr>
              <w:t>的清洁除尘。</w:t>
            </w:r>
          </w:p>
        </w:tc>
        <w:tc>
          <w:tcPr>
            <w:tcW w:w="3533" w:type="dxa"/>
          </w:tcPr>
          <w:p w14:paraId="4AF5927C">
            <w:pPr>
              <w:pStyle w:val="16"/>
            </w:pPr>
          </w:p>
        </w:tc>
      </w:tr>
      <w:tr w14:paraId="457FDE94">
        <w:trPr>
          <w:trHeight w:val="1320" w:hRule="atLeast"/>
        </w:trPr>
        <w:tc>
          <w:tcPr>
            <w:tcW w:w="735" w:type="dxa"/>
          </w:tcPr>
          <w:p w14:paraId="11FFF1F1">
            <w:pPr>
              <w:pStyle w:val="16"/>
            </w:pPr>
          </w:p>
          <w:p w14:paraId="4D5D73B5">
            <w:pPr>
              <w:pStyle w:val="16"/>
            </w:pPr>
          </w:p>
          <w:p w14:paraId="182F83E1">
            <w:pPr>
              <w:pStyle w:val="16"/>
            </w:pPr>
            <w:r>
              <w:t>12</w:t>
            </w:r>
          </w:p>
        </w:tc>
        <w:tc>
          <w:tcPr>
            <w:tcW w:w="3387" w:type="dxa"/>
          </w:tcPr>
          <w:p w14:paraId="79FE0554">
            <w:pPr>
              <w:pStyle w:val="16"/>
            </w:pPr>
            <w:r>
              <w:rPr>
                <w:rFonts w:hint="eastAsia"/>
                <w:w w:val="95"/>
              </w:rPr>
              <w:t>每月定期检查发电机冷却液容量， 检查曲轴箱内机油平面，燃油储量</w:t>
            </w:r>
          </w:p>
          <w:p w14:paraId="6D2642A8">
            <w:pPr>
              <w:pStyle w:val="16"/>
            </w:pPr>
            <w:r>
              <w:rPr>
                <w:rFonts w:hint="eastAsia"/>
              </w:rPr>
              <w:t>等。</w:t>
            </w:r>
          </w:p>
        </w:tc>
        <w:tc>
          <w:tcPr>
            <w:tcW w:w="3533" w:type="dxa"/>
          </w:tcPr>
          <w:p w14:paraId="364B4615">
            <w:pPr>
              <w:pStyle w:val="16"/>
            </w:pPr>
          </w:p>
        </w:tc>
      </w:tr>
    </w:tbl>
    <w:p w14:paraId="2B6E6DF6">
      <w:pPr>
        <w:pStyle w:val="6"/>
        <w:spacing w:before="114"/>
        <w:ind w:left="222"/>
      </w:pPr>
      <w:r>
        <w:t>备注：维护检查情况填写，若有数据，请填写相关数据；维护检查后填写时间</w:t>
      </w:r>
    </w:p>
    <w:p w14:paraId="5A6D84A0"/>
    <w:sectPr>
      <w:headerReference r:id="rId13" w:type="default"/>
      <w:footerReference r:id="rId14" w:type="default"/>
      <w:pgSz w:w="11906" w:h="16838"/>
      <w:pgMar w:top="1440" w:right="1800" w:bottom="1440" w:left="1800" w:header="851" w:footer="1587" w:gutter="0"/>
      <w:cols w:space="72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5A052">
    <w:pPr>
      <w:pStyle w:val="6"/>
      <w:spacing w:line="14" w:lineRule="auto"/>
      <w:rPr>
        <w:sz w:val="17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3668395</wp:posOffset>
              </wp:positionH>
              <wp:positionV relativeFrom="page">
                <wp:posOffset>9899650</wp:posOffset>
              </wp:positionV>
              <wp:extent cx="222250" cy="17335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2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A361846">
                          <w:pPr>
                            <w:spacing w:before="12"/>
                            <w:ind w:left="4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8.85pt;margin-top:779.5pt;height:13.65pt;width:17.5pt;mso-position-horizontal-relative:page;mso-position-vertical-relative:page;z-index:-251655168;mso-width-relative:page;mso-height-relative:page;" filled="f" stroked="f" coordsize="21600,21600" o:gfxdata="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uTOWZ2gAAAA0BAAAPAAAAAAAAAAEAIAAAACIAAABkcnMvZG93bnJldi54bWxQ&#10;SwECFAAUAAAACACHTuJAEbRhlbwBAAB/AwAADgAAAAAAAAABACAAAAAp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361846">
                    <w:pPr>
                      <w:spacing w:before="12"/>
                      <w:ind w:left="4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0BA12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3668395</wp:posOffset>
              </wp:positionH>
              <wp:positionV relativeFrom="page">
                <wp:posOffset>6767830</wp:posOffset>
              </wp:positionV>
              <wp:extent cx="222250" cy="152400"/>
              <wp:effectExtent l="0" t="0" r="0" b="0"/>
              <wp:wrapNone/>
              <wp:docPr id="214" name="文本框 2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2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7D61AEC">
                          <w:pPr>
                            <w:spacing w:before="12"/>
                            <w:ind w:left="4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8.85pt;margin-top:532.9pt;height:12pt;width:17.5pt;mso-position-horizontal-relative:page;mso-position-vertical-relative:page;z-index:-251653120;mso-width-relative:page;mso-height-relative:page;" filled="f" stroked="f" coordsize="21600,21600" o:gfxdata="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0u/yf2gAAAA0BAAAPAAAAAAAAAAEAIAAAACIAAABkcnMvZG93bnJldi54&#10;bWxQSwECFAAUAAAACACHTuJAf+i+F78BAACDAwAADgAAAAAAAAABACAAAAAp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D61AEC">
                    <w:pPr>
                      <w:spacing w:before="12"/>
                      <w:ind w:left="4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105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A98D0">
    <w:pPr>
      <w:pStyle w:val="6"/>
      <w:spacing w:line="14" w:lineRule="auto"/>
      <w:rPr>
        <w:sz w:val="17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5234940</wp:posOffset>
              </wp:positionH>
              <wp:positionV relativeFrom="page">
                <wp:posOffset>6767830</wp:posOffset>
              </wp:positionV>
              <wp:extent cx="222250" cy="173355"/>
              <wp:effectExtent l="0" t="0" r="0" b="0"/>
              <wp:wrapNone/>
              <wp:docPr id="215" name="文本框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2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87C5ABF">
                          <w:pPr>
                            <w:spacing w:before="12"/>
                            <w:ind w:left="4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12.2pt;margin-top:532.9pt;height:13.65pt;width:17.5pt;mso-position-horizontal-relative:page;mso-position-vertical-relative:page;z-index:-251654144;mso-width-relative:page;mso-height-relative:page;" filled="f" stroked="f" coordsize="21600,21600" o:gfxdata="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dVEjh9oAAAANAQAADwAAAAAAAAABACAAAAAiAAAAZHJzL2Rvd25yZXYu&#10;eG1sUEsBAhQAFAAAAAgAh07iQGhTMtzAAQAAgwMAAA4AAAAAAAAAAQAgAAAAKQ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7C5ABF">
                    <w:pPr>
                      <w:spacing w:before="12"/>
                      <w:ind w:left="4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1EBA0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5234940</wp:posOffset>
              </wp:positionH>
              <wp:positionV relativeFrom="page">
                <wp:posOffset>6767830</wp:posOffset>
              </wp:positionV>
              <wp:extent cx="222250" cy="152400"/>
              <wp:effectExtent l="0" t="0" r="0" b="0"/>
              <wp:wrapNone/>
              <wp:docPr id="212" name="文本框 2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2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71979D9">
                          <w:pPr>
                            <w:spacing w:before="12"/>
                            <w:ind w:left="4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12.2pt;margin-top:532.9pt;height:12pt;width:17.5pt;mso-position-horizontal-relative:page;mso-position-vertical-relative:page;z-index:-251652096;mso-width-relative:page;mso-height-relative:page;" filled="f" stroked="f" coordsize="21600,21600" o:gfxdata="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CO+vkdkAAAANAQAADwAAAAAAAAABACAAAAAiAAAAZHJzL2Rvd25yZXYueG1s&#10;UEsBAhQAFAAAAAgAh07iQAC0C3C+AQAAgwMAAA4AAAAAAAAAAQAgAAAAK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1979D9">
                    <w:pPr>
                      <w:spacing w:before="12"/>
                      <w:ind w:left="4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107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AFA0A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5234940</wp:posOffset>
              </wp:positionH>
              <wp:positionV relativeFrom="page">
                <wp:posOffset>6767830</wp:posOffset>
              </wp:positionV>
              <wp:extent cx="222250" cy="152400"/>
              <wp:effectExtent l="0" t="0" r="0" b="0"/>
              <wp:wrapNone/>
              <wp:docPr id="213" name="文本框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2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DACE685">
                          <w:pPr>
                            <w:spacing w:before="12"/>
                            <w:ind w:left="4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12.2pt;margin-top:532.9pt;height:12pt;width:17.5pt;mso-position-horizontal-relative:page;mso-position-vertical-relative:page;z-index:-251651072;mso-width-relative:page;mso-height-relative:page;" filled="f" stroked="f" coordsize="21600,21600" o:gfxdata="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I76+R2QAAAA0BAAAPAAAAAAAAAAEAIAAAACIAAABkcnMvZG93bnJldi54&#10;bWxQSwECFAAUAAAACACHTuJA9VAqOsABAACDAwAADgAAAAAAAAABACAAAAAo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ACE685">
                    <w:pPr>
                      <w:spacing w:before="12"/>
                      <w:ind w:left="4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9946E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5234940</wp:posOffset>
              </wp:positionH>
              <wp:positionV relativeFrom="page">
                <wp:posOffset>9899650</wp:posOffset>
              </wp:positionV>
              <wp:extent cx="222250" cy="152400"/>
              <wp:effectExtent l="0" t="0" r="0" b="0"/>
              <wp:wrapNone/>
              <wp:docPr id="210" name="文本框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2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9533654">
                          <w:pPr>
                            <w:spacing w:before="12"/>
                            <w:ind w:left="4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109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12.2pt;margin-top:779.5pt;height:12pt;width:17.5pt;mso-position-horizontal-relative:page;mso-position-vertical-relative:page;z-index:-251649024;mso-width-relative:page;mso-height-relative:page;" filled="f" stroked="f" coordsize="21600,21600" o:gfxdata="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KROah/aAAAADQEAAA8AAAAAAAAAAQAgAAAAIgAAAGRycy9kb3ducmV2Lnht&#10;bFBLAQIUABQAAAAIAIdO4kDqfUjkvgEAAIMDAAAOAAAAAAAAAAEAIAAAACk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533654">
                    <w:pPr>
                      <w:spacing w:before="12"/>
                      <w:ind w:left="4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109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C6DCF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3668395</wp:posOffset>
              </wp:positionH>
              <wp:positionV relativeFrom="page">
                <wp:posOffset>9899650</wp:posOffset>
              </wp:positionV>
              <wp:extent cx="222250" cy="152400"/>
              <wp:effectExtent l="0" t="0" r="0" b="0"/>
              <wp:wrapNone/>
              <wp:docPr id="211" name="文本框 2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2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07A1D6F">
                          <w:pPr>
                            <w:spacing w:before="12"/>
                            <w:ind w:left="4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8.85pt;margin-top:779.5pt;height:12pt;width:17.5pt;mso-position-horizontal-relative:page;mso-position-vertical-relative:page;z-index:-251650048;mso-width-relative:page;mso-height-relative:page;" filled="f" stroked="f" coordsize="21600,21600" o:gfxdata="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mBo5EdoAAAANAQAADwAAAAAAAAABACAAAAAiAAAAZHJzL2Rvd25yZXYu&#10;eG1sUEsBAhQAFAAAAAgAh07iQB+Zaa7AAQAAgwMAAA4AAAAAAAAAAQAgAAAAKQ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7A1D6F">
                    <w:pPr>
                      <w:spacing w:before="12"/>
                      <w:ind w:left="4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095D2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3670300</wp:posOffset>
              </wp:positionH>
              <wp:positionV relativeFrom="page">
                <wp:posOffset>9899650</wp:posOffset>
              </wp:positionV>
              <wp:extent cx="219710" cy="1524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5E70E9D">
                          <w:pPr>
                            <w:spacing w:before="12"/>
                            <w:ind w:left="4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9pt;margin-top:779.5pt;height:12pt;width:17.3pt;mso-position-horizontal-relative:page;mso-position-vertical-relative:page;z-index:-251645952;mso-width-relative:page;mso-height-relative:page;" filled="f" stroked="f" coordsize="21600,21600" o:gfxdata="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TemmedsAAAANAQAADwAAAAAAAAABACAAAAAiAAAAZHJzL2Rvd25yZXYu&#10;eG1sUEsBAhQAFAAAAAgAh07iQGM2Mge/AQAAfwMAAA4AAAAAAAAAAQAgAAAAK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E70E9D">
                    <w:pPr>
                      <w:spacing w:before="12"/>
                      <w:ind w:left="4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113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01D0B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3670300</wp:posOffset>
              </wp:positionH>
              <wp:positionV relativeFrom="page">
                <wp:posOffset>9899650</wp:posOffset>
              </wp:positionV>
              <wp:extent cx="219710" cy="1524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C77F4E9">
                          <w:pPr>
                            <w:spacing w:before="12"/>
                            <w:ind w:left="4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9pt;margin-top:779.5pt;height:12pt;width:17.3pt;mso-position-horizontal-relative:page;mso-position-vertical-relative:page;z-index:-251646976;mso-width-relative:page;mso-height-relative:page;" filled="f" stroked="f" coordsize="21600,21600" o:gfxdata="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TemmedsAAAANAQAADwAAAAAAAAABACAAAAAiAAAAZHJzL2Rvd25yZXYu&#10;eG1sUEsBAhQAFAAAAAgAh07iQFSTsjy/AQAAfwMAAA4AAAAAAAAAAQAgAAAAK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77F4E9">
                    <w:pPr>
                      <w:spacing w:before="12"/>
                      <w:ind w:left="4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D39F1">
    <w:pPr>
      <w:tabs>
        <w:tab w:val="center" w:pos="4153"/>
        <w:tab w:val="right" w:pos="8306"/>
      </w:tabs>
      <w:ind w:firstLine="360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63195" cy="131445"/>
              <wp:effectExtent l="0" t="0" r="0" b="0"/>
              <wp:wrapNone/>
              <wp:docPr id="1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19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69F2932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116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9" o:spid="_x0000_s1026" o:spt="202" type="#_x0000_t202" style="position:absolute;left:0pt;margin-top:0pt;height:10.35pt;width:12.85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pMuJa0AAAAAMBAAAPAAAAAAAAAAEAIAAAACIAAABk&#10;cnMvZG93bnJldi54bWxQSwECFAAUAAAACACHTuJAsaWiLg4CAAAQBAAADgAAAAAAAAABACAAAAAf&#10;AQAAZHJzL2Uyb0RvYy54bWxQSwUGAAAAAAYABgBZAQAAn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69F2932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116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81031">
    <w:pPr>
      <w:pStyle w:val="10"/>
      <w:rPr>
        <w:rFonts w:hint="eastAsia"/>
        <w:lang w:val="en-US" w:eastAsia="zh-CN"/>
      </w:rPr>
    </w:pPr>
    <w:r>
      <w:pict>
        <v:shape id="PowerPlusWaterMarkObject16866167" o:spid="_x0000_s3072" o:spt="136" type="#_x0000_t136" style="position:absolute;left:0pt;height:130.25pt;width:456.95pt;mso-position-horizontal:center;mso-position-horizontal-relative:margin;mso-position-vertical:center;mso-position-vertical-relative:margin;rotation:20643840f;z-index:-25164492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grouping="f" rotation="f" text="f" aspectratio="t"/>
          <v:textpath on="t" fitshape="t" fitpath="t" trim="t" xscale="f" string="严禁复制" style="font-family:宋体;font-size:36pt;v-text-align:center;"/>
        </v:shape>
      </w:pict>
    </w:r>
    <w:r>
      <w:rPr>
        <w:rFonts w:hint="eastAsia"/>
        <w:lang w:val="en-US" w:eastAsia="zh-CN"/>
      </w:rPr>
      <w:t>这是页眉1</w:t>
    </w:r>
  </w:p>
  <w:p w14:paraId="69A1CCEF">
    <w:pPr>
      <w:pStyle w:val="10"/>
      <w:rPr>
        <w:rFonts w:hint="eastAsia"/>
        <w:lang w:val="en-US" w:eastAsia="zh-CN"/>
      </w:rPr>
    </w:pPr>
  </w:p>
  <w:p w14:paraId="116FA7DB">
    <w:pPr>
      <w:pStyle w:val="10"/>
      <w:jc w:val="left"/>
      <w:rPr>
        <w:rFonts w:hint="default"/>
        <w:lang w:val="en-US" w:eastAsia="zh-CN"/>
      </w:rPr>
    </w:pPr>
    <w:r>
      <w:rPr>
        <w:rFonts w:hint="eastAsia"/>
        <w:lang w:val="en-US" w:eastAsia="zh-CN"/>
      </w:rPr>
      <w:t>页眉2</w:t>
    </w:r>
    <w:r>
      <w:rPr>
        <w:rFonts w:hint="eastAsia"/>
        <w:lang w:val="en-US"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C9C7E">
    <w:pPr>
      <w:tabs>
        <w:tab w:val="center" w:pos="4153"/>
        <w:tab w:val="right" w:pos="8306"/>
      </w:tabs>
      <w:wordWrap w:val="0"/>
      <w:ind w:firstLine="360"/>
      <w:jc w:val="right"/>
    </w:pPr>
    <w:r>
      <w:pict>
        <v:shape id="_x0000_s3073" o:spid="_x0000_s3073" o:spt="136" type="#_x0000_t136" style="position:absolute;left:0pt;height:130.25pt;width:456.95pt;mso-position-horizontal:center;mso-position-horizontal-relative:margin;mso-position-vertical:center;mso-position-vertical-relative:margin;rotation:20643840f;z-index:-25164390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grouping="f" rotation="f" text="f" aspectratio="t"/>
          <v:textpath on="t" fitshape="t" fitpath="t" trim="t" xscale="f" string="严禁复制" style="font-family:宋体;font-size:36pt;v-text-align:center;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F951A"/>
    <w:multiLevelType w:val="multilevel"/>
    <w:tmpl w:val="FDFF95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F75CA8D"/>
    <w:multiLevelType w:val="singleLevel"/>
    <w:tmpl w:val="FF75CA8D"/>
    <w:lvl w:ilvl="0" w:tentative="0">
      <w:start w:val="4"/>
      <w:numFmt w:val="chineseCounting"/>
      <w:suff w:val="space"/>
      <w:lvlText w:val="第%1条"/>
      <w:lvlJc w:val="left"/>
      <w:rPr>
        <w:rFonts w:hint="eastAsia"/>
      </w:rPr>
    </w:lvl>
  </w:abstractNum>
  <w:abstractNum w:abstractNumId="2">
    <w:nsid w:val="FFFEDF47"/>
    <w:multiLevelType w:val="multilevel"/>
    <w:tmpl w:val="FFFEDF4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广旭 周">
    <w15:presenceInfo w15:providerId="None" w15:userId="广旭 周"/>
  </w15:person>
  <w15:person w15:author="孙凯">
    <w15:presenceInfo w15:providerId="None" w15:userId="孙凯"/>
  </w15:person>
  <w15:person w15:author="机电室">
    <w15:presenceInfo w15:providerId="None" w15:userId="机电室"/>
  </w15:person>
  <w15:person w15:author="miyuefe">
    <w15:presenceInfo w15:providerId="None" w15:userId="miyuefe"/>
  </w15:person>
  <w15:person w15:author="ZZY [2]">
    <w15:presenceInfo w15:providerId="WPS Office" w15:userId="42343820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,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0ZmI5YThmMDQyOWFjMTQ2OWIxYjY5MDZmODk0NmUifQ=="/>
  </w:docVars>
  <w:rsids>
    <w:rsidRoot w:val="00172A27"/>
    <w:rsid w:val="000064FA"/>
    <w:rsid w:val="000068AE"/>
    <w:rsid w:val="0003530C"/>
    <w:rsid w:val="0003731A"/>
    <w:rsid w:val="00052D24"/>
    <w:rsid w:val="00067695"/>
    <w:rsid w:val="00071ABB"/>
    <w:rsid w:val="00110554"/>
    <w:rsid w:val="00184EDE"/>
    <w:rsid w:val="001A6108"/>
    <w:rsid w:val="001F18E1"/>
    <w:rsid w:val="00206307"/>
    <w:rsid w:val="00225D65"/>
    <w:rsid w:val="00234073"/>
    <w:rsid w:val="00241E3F"/>
    <w:rsid w:val="00311156"/>
    <w:rsid w:val="00313790"/>
    <w:rsid w:val="0032097C"/>
    <w:rsid w:val="0035052C"/>
    <w:rsid w:val="0039413D"/>
    <w:rsid w:val="003C1016"/>
    <w:rsid w:val="003D400A"/>
    <w:rsid w:val="003D52CC"/>
    <w:rsid w:val="003E13A7"/>
    <w:rsid w:val="004159CC"/>
    <w:rsid w:val="0041717F"/>
    <w:rsid w:val="004406E3"/>
    <w:rsid w:val="004A22AB"/>
    <w:rsid w:val="004B3D09"/>
    <w:rsid w:val="004D4097"/>
    <w:rsid w:val="00522F5B"/>
    <w:rsid w:val="00672AC2"/>
    <w:rsid w:val="006828FA"/>
    <w:rsid w:val="006A1377"/>
    <w:rsid w:val="006A6002"/>
    <w:rsid w:val="007042AB"/>
    <w:rsid w:val="007145C4"/>
    <w:rsid w:val="00760FB5"/>
    <w:rsid w:val="00780084"/>
    <w:rsid w:val="007D50D6"/>
    <w:rsid w:val="00813FB3"/>
    <w:rsid w:val="00884ED6"/>
    <w:rsid w:val="009535CC"/>
    <w:rsid w:val="00984F24"/>
    <w:rsid w:val="009C25D6"/>
    <w:rsid w:val="00A1756A"/>
    <w:rsid w:val="00B53132"/>
    <w:rsid w:val="00BA6674"/>
    <w:rsid w:val="00BE4A6F"/>
    <w:rsid w:val="00C3425B"/>
    <w:rsid w:val="00CD02AA"/>
    <w:rsid w:val="00D31333"/>
    <w:rsid w:val="00DC4CC1"/>
    <w:rsid w:val="00E26B52"/>
    <w:rsid w:val="00E55FA0"/>
    <w:rsid w:val="00E668E2"/>
    <w:rsid w:val="00F14474"/>
    <w:rsid w:val="00F24AD1"/>
    <w:rsid w:val="00F400DD"/>
    <w:rsid w:val="00F76168"/>
    <w:rsid w:val="00FB62F5"/>
    <w:rsid w:val="00FE454E"/>
    <w:rsid w:val="024A0BB7"/>
    <w:rsid w:val="069074E0"/>
    <w:rsid w:val="0DCD1FCD"/>
    <w:rsid w:val="0F5E4076"/>
    <w:rsid w:val="0F6239E3"/>
    <w:rsid w:val="1637094E"/>
    <w:rsid w:val="21F223F9"/>
    <w:rsid w:val="257E52C2"/>
    <w:rsid w:val="2A6F488B"/>
    <w:rsid w:val="2CD76106"/>
    <w:rsid w:val="31171328"/>
    <w:rsid w:val="323D3232"/>
    <w:rsid w:val="33FD16E9"/>
    <w:rsid w:val="372413FB"/>
    <w:rsid w:val="39EB29D7"/>
    <w:rsid w:val="3EBFF6BA"/>
    <w:rsid w:val="3FEF5AEC"/>
    <w:rsid w:val="4053396D"/>
    <w:rsid w:val="483B3441"/>
    <w:rsid w:val="4C4452E2"/>
    <w:rsid w:val="4DE60052"/>
    <w:rsid w:val="54041F40"/>
    <w:rsid w:val="59122E30"/>
    <w:rsid w:val="59656736"/>
    <w:rsid w:val="5D5C4B9B"/>
    <w:rsid w:val="5EE53953"/>
    <w:rsid w:val="5FFB7CFF"/>
    <w:rsid w:val="649229B3"/>
    <w:rsid w:val="6610196A"/>
    <w:rsid w:val="674A1487"/>
    <w:rsid w:val="69BA15C7"/>
    <w:rsid w:val="6D1D3E26"/>
    <w:rsid w:val="6F3B09A8"/>
    <w:rsid w:val="74431795"/>
    <w:rsid w:val="75976732"/>
    <w:rsid w:val="759FE69D"/>
    <w:rsid w:val="75F507CD"/>
    <w:rsid w:val="77DC4DFE"/>
    <w:rsid w:val="785D3DB6"/>
    <w:rsid w:val="7AF97A75"/>
    <w:rsid w:val="7BBB7836"/>
    <w:rsid w:val="7DEFFB92"/>
    <w:rsid w:val="B7FD93F4"/>
    <w:rsid w:val="BFD93DFD"/>
    <w:rsid w:val="BFFF9A9D"/>
    <w:rsid w:val="DEFE0BFF"/>
    <w:rsid w:val="DFF83492"/>
    <w:rsid w:val="E3CF25D4"/>
    <w:rsid w:val="F73DDC0F"/>
    <w:rsid w:val="FAE97CAF"/>
    <w:rsid w:val="FD8FAD0A"/>
    <w:rsid w:val="FEDB6583"/>
    <w:rsid w:val="FF7F32FD"/>
    <w:rsid w:val="FFB903FF"/>
    <w:rsid w:val="FFFA75AE"/>
    <w:rsid w:val="FFFFC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  <w:pPrChange w:id="0" w:author="广旭 周" w:date="2024-02-29T10:17:00Z">
        <w:pPr>
          <w:keepNext/>
          <w:keepLines/>
          <w:spacing w:line="360" w:lineRule="auto"/>
          <w:jc w:val="center"/>
          <w:outlineLvl w:val="0"/>
        </w:pPr>
      </w:pPrChange>
    </w:pPr>
    <w:rPr>
      <w:rFonts w:eastAsia="黑体"/>
      <w:bCs/>
      <w:kern w:val="44"/>
      <w:sz w:val="36"/>
      <w:szCs w:val="44"/>
      <w:rPrChange w:id="1" w:author="广旭 周" w:date="2024-02-29T10:17:00Z">
        <w:rPr>
          <w:rFonts w:eastAsia="黑体"/>
          <w:bCs/>
          <w:kern w:val="44"/>
          <w:sz w:val="36"/>
          <w:szCs w:val="44"/>
          <w:lang w:val="en-US" w:eastAsia="zh-CN" w:bidi="ar-SA"/>
        </w:rPr>
      </w:rPrChange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ind w:left="122"/>
      <w:outlineLvl w:val="2"/>
    </w:pPr>
    <w:rPr>
      <w:rFonts w:ascii="宋体" w:hAnsi="宋体" w:cs="宋体"/>
      <w:b/>
      <w:bCs/>
      <w:sz w:val="36"/>
      <w:szCs w:val="36"/>
      <w:lang w:val="zh-CN" w:bidi="zh-CN"/>
    </w:rPr>
  </w:style>
  <w:style w:type="paragraph" w:styleId="5">
    <w:name w:val="heading 6"/>
    <w:basedOn w:val="1"/>
    <w:next w:val="1"/>
    <w:unhideWhenUsed/>
    <w:qFormat/>
    <w:uiPriority w:val="0"/>
    <w:pPr>
      <w:jc w:val="center"/>
      <w:outlineLvl w:val="5"/>
    </w:pPr>
    <w:rPr>
      <w:rFonts w:ascii="宋体" w:hAnsi="宋体" w:cs="宋体"/>
      <w:b/>
      <w:bCs/>
      <w:sz w:val="30"/>
      <w:szCs w:val="30"/>
      <w:lang w:val="zh-CN" w:bidi="zh-CN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rPr>
      <w:rFonts w:ascii="宋体" w:hAnsi="宋体" w:cs="宋体"/>
      <w:sz w:val="24"/>
      <w:szCs w:val="24"/>
      <w:lang w:val="zh-CN" w:bidi="zh-CN"/>
    </w:rPr>
  </w:style>
  <w:style w:type="paragraph" w:styleId="7">
    <w:name w:val="Body Text Indent"/>
    <w:basedOn w:val="1"/>
    <w:qFormat/>
    <w:uiPriority w:val="0"/>
    <w:pPr>
      <w:spacing w:after="120"/>
      <w:ind w:left="420" w:leftChars="200"/>
    </w:pPr>
    <w:rPr>
      <w:lang w:val="zh-CN"/>
    </w:rPr>
  </w:style>
  <w:style w:type="paragraph" w:styleId="8">
    <w:name w:val="Balloon Text"/>
    <w:basedOn w:val="1"/>
    <w:link w:val="21"/>
    <w:qFormat/>
    <w:uiPriority w:val="0"/>
    <w:rPr>
      <w:sz w:val="18"/>
      <w:szCs w:val="18"/>
    </w:rPr>
  </w:style>
  <w:style w:type="paragraph" w:styleId="9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First Indent 2"/>
    <w:basedOn w:val="7"/>
    <w:qFormat/>
    <w:uiPriority w:val="0"/>
    <w:pPr>
      <w:ind w:firstLine="420" w:firstLineChars="200"/>
    </w:pPr>
    <w:rPr>
      <w:sz w:val="24"/>
    </w:rPr>
  </w:style>
  <w:style w:type="table" w:styleId="13">
    <w:name w:val="Table Grid"/>
    <w:basedOn w:val="12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iPriority w:val="0"/>
    <w:rPr>
      <w:color w:val="0000FF"/>
      <w:u w:val="single"/>
    </w:rPr>
  </w:style>
  <w:style w:type="paragraph" w:customStyle="1" w:styleId="16">
    <w:name w:val="Table Paragraph"/>
    <w:basedOn w:val="1"/>
    <w:qFormat/>
    <w:uiPriority w:val="1"/>
    <w:pPr>
      <w:spacing w:before="27" w:line="440" w:lineRule="exact"/>
      <w:ind w:right="-15"/>
      <w:pPrChange w:id="2" w:author="广旭 周" w:date="2024-02-29T10:18:00Z">
        <w:pPr>
          <w:spacing w:before="27" w:line="440" w:lineRule="exact"/>
          <w:ind w:right="-15"/>
          <w:jc w:val="both"/>
        </w:pPr>
      </w:pPrChange>
    </w:pPr>
    <w:rPr>
      <w:rFonts w:ascii="仿宋" w:hAnsi="仿宋" w:eastAsia="仿宋" w:cs="仿宋"/>
      <w:lang w:val="zh-CN" w:bidi="zh-CN"/>
      <w:rPrChange w:id="3" w:author="广旭 周" w:date="2024-02-29T10:18:00Z">
        <w:rPr>
          <w:rFonts w:ascii="仿宋" w:hAnsi="仿宋" w:eastAsia="仿宋" w:cs="仿宋"/>
          <w:kern w:val="2"/>
          <w:sz w:val="21"/>
          <w:lang w:val="zh-CN" w:eastAsia="zh-CN" w:bidi="zh-CN"/>
        </w:rPr>
      </w:rPrChange>
    </w:rPr>
  </w:style>
  <w:style w:type="paragraph" w:customStyle="1" w:styleId="17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9">
    <w:name w:val="页眉 Char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0">
    <w:name w:val="页脚 Char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1">
    <w:name w:val="批注框文本 Char"/>
    <w:basedOn w:val="14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3.png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chart" Target="charts/chart3.xml"/><Relationship Id="rId18" Type="http://schemas.openxmlformats.org/officeDocument/2006/relationships/chart" Target="charts/chart2.xml"/><Relationship Id="rId17" Type="http://schemas.openxmlformats.org/officeDocument/2006/relationships/chart" Target="charts/chart1.xml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10.xml"/><Relationship Id="rId13" Type="http://schemas.openxmlformats.org/officeDocument/2006/relationships/header" Target="header2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Normal.wp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Workbook3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插入一个图表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568384472"/>
        <c:axId val="776958002"/>
      </c:barChart>
      <c:catAx>
        <c:axId val="56838447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76958002"/>
        <c:crosses val="autoZero"/>
        <c:auto val="1"/>
        <c:lblAlgn val="ctr"/>
        <c:lblOffset val="100"/>
        <c:noMultiLvlLbl val="0"/>
      </c:catAx>
      <c:valAx>
        <c:axId val="77695800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683844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插入一个折线图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53514800"/>
        <c:axId val="871926292"/>
      </c:lineChart>
      <c:catAx>
        <c:axId val="95351480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71926292"/>
        <c:crosses val="autoZero"/>
        <c:auto val="1"/>
        <c:lblAlgn val="ctr"/>
        <c:lblOffset val="100"/>
        <c:noMultiLvlLbl val="0"/>
      </c:catAx>
      <c:valAx>
        <c:axId val="8719262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53514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混合图表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0713453"/>
        <c:axId val="366384757"/>
      </c:barChart>
      <c:barChart>
        <c:barDir val="col"/>
        <c:grouping val="clustere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21360489"/>
        <c:axId val="830397363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821360489"/>
        <c:axId val="830397363"/>
      </c:lineChart>
      <c:catAx>
        <c:axId val="10071345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66384757"/>
        <c:crosses val="autoZero"/>
        <c:auto val="1"/>
        <c:lblAlgn val="ctr"/>
        <c:lblOffset val="100"/>
        <c:noMultiLvlLbl val="0"/>
      </c:catAx>
      <c:valAx>
        <c:axId val="36638475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0713453"/>
        <c:crosses val="autoZero"/>
        <c:crossBetween val="between"/>
      </c:valAx>
      <c:catAx>
        <c:axId val="821360489"/>
        <c:scaling>
          <c:orientation val="minMax"/>
        </c:scaling>
        <c:delete val="1"/>
        <c:axPos val="b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30397363"/>
        <c:crosses val="autoZero"/>
        <c:auto val="1"/>
        <c:lblAlgn val="ctr"/>
        <c:lblOffset val="100"/>
        <c:noMultiLvlLbl val="0"/>
      </c:catAx>
      <c:valAx>
        <c:axId val="830397363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21360489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5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标准型"/>
      <sectRole val="1"/>
    </customSectPr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3072"/>
    <customShpInfo spid="_x0000_s1026" textRotate="1"/>
    <customShpInfo spid="_x0000_s3073"/>
    <customShpInfo spid="_x0000_s2050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23</Pages>
  <Words>6054</Words>
  <Characters>6105</Characters>
  <Lines>72</Lines>
  <Paragraphs>20</Paragraphs>
  <TotalTime>0</TotalTime>
  <ScaleCrop>false</ScaleCrop>
  <LinksUpToDate>false</LinksUpToDate>
  <CharactersWithSpaces>6238</CharactersWithSpaces>
  <Application>WPS Office_6.10.0.8882_F1E327BC-269C-435d-A152-05C5408002CA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2014-10-31T12:08:00Z</dcterms:created>
  <dc:creator>lf</dc:creator>
  <cp:lastModifiedBy>miyuefe</cp:lastModifiedBy>
  <dcterms:modified xsi:type="dcterms:W3CDTF">2026-01-20T13:59:27Z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2052-6.10.0.8882</vt:lpwstr>
  </property>
  <property fmtid="{D5CDD505-2E9C-101B-9397-08002B2CF9AE}" pid="3" name="ICV">
    <vt:lpwstr>C66C0302F5FD470AB7B6A41685839108_13</vt:lpwstr>
  </property>
  <property fmtid="{D5CDD505-2E9C-101B-9397-08002B2CF9AE}" pid="4" name="KSOTemplateDocerSaveRecord">
    <vt:lpwstr>eyJoZGlkIjoiNWIxZTU5OTljYmM1ZjNhNGMyZjQzZjgyMDVhMjQzZTIiLCJ1c2VySWQiOiI3NTA3OTc4MzgifQ==</vt:lpwstr>
  </property>
</Properties>
</file>